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3BDF46" w14:textId="77777777" w:rsidR="00B72842" w:rsidRDefault="00424878" w:rsidP="00BD2097">
      <w:r>
        <w:rPr>
          <w:b/>
          <w:sz w:val="36"/>
        </w:rPr>
        <w:t>Open Science and Data Management Plan</w:t>
      </w:r>
    </w:p>
    <w:p w14:paraId="40F142F7" w14:textId="77777777" w:rsidR="00B72842" w:rsidRDefault="00424878">
      <w:pPr>
        <w:spacing w:before="140" w:after="60"/>
      </w:pPr>
      <w:r>
        <w:rPr>
          <w:b/>
          <w:sz w:val="24"/>
        </w:rPr>
        <w:t>1. Data and software the project will use</w:t>
      </w:r>
    </w:p>
    <w:p w14:paraId="02A2E2F6" w14:textId="77777777" w:rsidR="00B72842" w:rsidRDefault="00424878">
      <w:pPr>
        <w:spacing w:after="120"/>
      </w:pPr>
      <w:r>
        <w:t>All input data are free, public, and archived by their originating programs; nothing is purchased or restricted.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A346347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3DE9BA0E" w14:textId="77777777" w:rsidR="00B72842" w:rsidRDefault="00424878">
            <w:pPr>
              <w:spacing w:after="20"/>
            </w:pPr>
            <w:commentRangeStart w:id="0"/>
            <w:r>
              <w:rPr>
                <w:b/>
                <w:sz w:val="18"/>
              </w:rPr>
              <w:t>Input</w:t>
            </w:r>
            <w:commentRangeEnd w:id="0"/>
            <w:r w:rsidR="00B77D08">
              <w:rPr>
                <w:rStyle w:val="CommentReference"/>
                <w:sz w:val="21"/>
                <w:szCs w:val="24"/>
              </w:rPr>
              <w:commentReference w:id="0"/>
            </w:r>
          </w:p>
        </w:tc>
        <w:tc>
          <w:tcPr>
            <w:tcW w:w="3120" w:type="dxa"/>
            <w:shd w:val="clear" w:color="auto" w:fill="E8E8E8"/>
          </w:tcPr>
          <w:p w14:paraId="4A9377E4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Archive / host</w:t>
            </w:r>
          </w:p>
        </w:tc>
        <w:tc>
          <w:tcPr>
            <w:tcW w:w="3120" w:type="dxa"/>
            <w:shd w:val="clear" w:color="auto" w:fill="E8E8E8"/>
          </w:tcPr>
          <w:p w14:paraId="166B3747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Access</w:t>
            </w:r>
          </w:p>
        </w:tc>
      </w:tr>
      <w:tr w:rsidR="00B72842" w14:paraId="65E434CA" w14:textId="77777777">
        <w:trPr>
          <w:jc w:val="center"/>
        </w:trPr>
        <w:tc>
          <w:tcPr>
            <w:tcW w:w="3120" w:type="dxa"/>
          </w:tcPr>
          <w:p w14:paraId="36D17562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2001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(NASA ATM, 2 m)</w:t>
            </w:r>
          </w:p>
        </w:tc>
        <w:tc>
          <w:tcPr>
            <w:tcW w:w="3120" w:type="dxa"/>
          </w:tcPr>
          <w:p w14:paraId="1C90FB3C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USGS </w:t>
            </w:r>
            <w:proofErr w:type="spellStart"/>
            <w:r>
              <w:rPr>
                <w:sz w:val="18"/>
              </w:rPr>
              <w:t>ScienceBase</w:t>
            </w:r>
            <w:proofErr w:type="spellEnd"/>
          </w:p>
        </w:tc>
        <w:tc>
          <w:tcPr>
            <w:tcW w:w="3120" w:type="dxa"/>
          </w:tcPr>
          <w:p w14:paraId="0102DCF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15D1A712" w14:textId="77777777">
        <w:trPr>
          <w:jc w:val="center"/>
        </w:trPr>
        <w:tc>
          <w:tcPr>
            <w:tcW w:w="3120" w:type="dxa"/>
          </w:tcPr>
          <w:p w14:paraId="7ECA1EA5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2014–15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+ point cloud (NCALM, 1 m)</w:t>
            </w:r>
          </w:p>
        </w:tc>
        <w:tc>
          <w:tcPr>
            <w:tcW w:w="3120" w:type="dxa"/>
          </w:tcPr>
          <w:p w14:paraId="2B068F83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OpenTopography</w:t>
            </w:r>
            <w:proofErr w:type="spellEnd"/>
          </w:p>
        </w:tc>
        <w:tc>
          <w:tcPr>
            <w:tcW w:w="3120" w:type="dxa"/>
          </w:tcPr>
          <w:p w14:paraId="35BC59E6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>REMA satellite DEM v2 (2 m mosaic, 2021–23)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>Polar Geospatial Center / AWS Open Data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68F12003" w14:textId="77777777">
        <w:trPr>
          <w:jc w:val="center"/>
        </w:trPr>
        <w:tc>
          <w:tcPr>
            <w:tcW w:w="3120" w:type="dxa"/>
          </w:tcPr>
          <w:p w14:paraId="4FE386AA" w14:textId="77777777" w:rsidR="00B72842" w:rsidRDefault="00424878">
            <w:pPr>
              <w:spacing w:after="20"/>
            </w:pPr>
            <w:r>
              <w:rPr>
                <w:sz w:val="18"/>
              </w:rPr>
              <w:t>Stream discharge (21 gauges), meteorology, glacier mass balance, soil climate</w:t>
            </w:r>
          </w:p>
        </w:tc>
        <w:tc>
          <w:tcPr>
            <w:tcW w:w="3120" w:type="dxa"/>
          </w:tcPr>
          <w:p w14:paraId="66B21992" w14:textId="77777777" w:rsidR="00B72842" w:rsidRDefault="00424878">
            <w:pPr>
              <w:spacing w:after="20"/>
            </w:pPr>
            <w:r>
              <w:rPr>
                <w:sz w:val="18"/>
              </w:rPr>
              <w:t>MCM-LTER via the Environmental Data Initiative (EDI)</w:t>
            </w:r>
          </w:p>
        </w:tc>
        <w:tc>
          <w:tcPr>
            <w:tcW w:w="3120" w:type="dxa"/>
          </w:tcPr>
          <w:p w14:paraId="598BF2DE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6EEEB19C" w14:textId="77777777">
        <w:trPr>
          <w:jc w:val="center"/>
        </w:trPr>
        <w:tc>
          <w:tcPr>
            <w:tcW w:w="3120" w:type="dxa"/>
          </w:tcPr>
          <w:p w14:paraId="05660C7A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(labels)</w:t>
            </w:r>
          </w:p>
        </w:tc>
        <w:tc>
          <w:tcPr>
            <w:tcW w:w="3120" w:type="dxa"/>
          </w:tcPr>
          <w:p w14:paraId="36F961B0" w14:textId="77777777" w:rsidR="00B72842" w:rsidRPr="009A0CF3" w:rsidRDefault="00424878">
            <w:pPr>
              <w:spacing w:after="20"/>
              <w:rPr>
                <w:rFonts w:cs="Times New Roman"/>
              </w:rPr>
            </w:pPr>
            <w:r w:rsidRPr="009A0CF3">
              <w:rPr>
                <w:rFonts w:cs="Times New Roman"/>
                <w:sz w:val="18"/>
              </w:rPr>
              <w:t>EDI (</w:t>
            </w:r>
            <w:proofErr w:type="spellStart"/>
            <w:r w:rsidRPr="009A0CF3">
              <w:rPr>
                <w:rFonts w:cs="Times New Roman"/>
                <w:sz w:val="15"/>
                <w:rPrChange w:id="2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knb</w:t>
            </w:r>
            <w:proofErr w:type="spellEnd"/>
            <w:r w:rsidRPr="009A0CF3">
              <w:rPr>
                <w:rFonts w:cs="Times New Roman"/>
                <w:sz w:val="15"/>
                <w:rPrChange w:id="3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-</w:t>
            </w:r>
            <w:proofErr w:type="spellStart"/>
            <w:r w:rsidRPr="009A0CF3">
              <w:rPr>
                <w:rFonts w:cs="Times New Roman"/>
                <w:sz w:val="15"/>
                <w:rPrChange w:id="4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lter</w:t>
            </w:r>
            <w:proofErr w:type="spellEnd"/>
            <w:r w:rsidRPr="009A0CF3">
              <w:rPr>
                <w:rFonts w:cs="Times New Roman"/>
                <w:sz w:val="15"/>
                <w:rPrChange w:id="5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-mcm</w:t>
            </w:r>
            <w:r w:rsidRPr="009A0CF3">
              <w:rPr>
                <w:rFonts w:cs="Times New Roman"/>
                <w:sz w:val="18"/>
              </w:rPr>
              <w:t xml:space="preserve"> scope)</w:t>
            </w:r>
          </w:p>
        </w:tc>
        <w:tc>
          <w:tcPr>
            <w:tcW w:w="3120" w:type="dxa"/>
          </w:tcPr>
          <w:p w14:paraId="18256DB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45316F8E" w14:textId="77777777">
        <w:trPr>
          <w:jc w:val="center"/>
        </w:trPr>
        <w:tc>
          <w:tcPr>
            <w:tcW w:w="3120" w:type="dxa"/>
          </w:tcPr>
          <w:p w14:paraId="5620AD59" w14:textId="77777777" w:rsidR="00B72842" w:rsidRDefault="00424878">
            <w:pPr>
              <w:spacing w:after="20"/>
            </w:pPr>
            <w:r>
              <w:rPr>
                <w:sz w:val="18"/>
              </w:rPr>
              <w:t>ERA5 reanalysis</w:t>
            </w:r>
          </w:p>
        </w:tc>
        <w:tc>
          <w:tcPr>
            <w:tcW w:w="3120" w:type="dxa"/>
          </w:tcPr>
          <w:p w14:paraId="3EA71CF4" w14:textId="77777777" w:rsidR="00B72842" w:rsidRDefault="00424878">
            <w:pPr>
              <w:spacing w:after="20"/>
            </w:pPr>
            <w:r>
              <w:rPr>
                <w:sz w:val="18"/>
              </w:rPr>
              <w:t>Copernicus Climate Data Store</w:t>
            </w:r>
          </w:p>
        </w:tc>
        <w:tc>
          <w:tcPr>
            <w:tcW w:w="3120" w:type="dxa"/>
          </w:tcPr>
          <w:p w14:paraId="2C0E8C84" w14:textId="6E68F863" w:rsidR="00B72842" w:rsidRDefault="00424878" w:rsidP="009A0CF3">
            <w:pPr>
              <w:spacing w:after="20"/>
            </w:pPr>
            <w:r>
              <w:rPr>
                <w:sz w:val="18"/>
              </w:rPr>
              <w:t>public</w:t>
            </w:r>
            <w:del w:id="6" w:author="Microsoft account" w:date="2026-07-11T10:42:00Z">
              <w:r w:rsidDel="009A0CF3">
                <w:rPr>
                  <w:sz w:val="18"/>
                </w:rPr>
                <w:delText xml:space="preserve"> (free account)</w:delText>
              </w:r>
            </w:del>
          </w:p>
        </w:tc>
      </w:tr>
      <w:tr w:rsidR="00B72842" w14:paraId="42D8D652" w14:textId="77777777">
        <w:trPr>
          <w:jc w:val="center"/>
        </w:trPr>
        <w:tc>
          <w:tcPr>
            <w:tcW w:w="3120" w:type="dxa"/>
          </w:tcPr>
          <w:p w14:paraId="14917EFE" w14:textId="77777777" w:rsidR="00B72842" w:rsidRDefault="00424878">
            <w:pPr>
              <w:spacing w:after="20"/>
            </w:pPr>
            <w:r>
              <w:rPr>
                <w:sz w:val="18"/>
              </w:rPr>
              <w:t>AMPS Antarctic mesoscale model output</w:t>
            </w:r>
          </w:p>
        </w:tc>
        <w:tc>
          <w:tcPr>
            <w:tcW w:w="3120" w:type="dxa"/>
          </w:tcPr>
          <w:p w14:paraId="2CC19909" w14:textId="77777777" w:rsidR="00B72842" w:rsidRDefault="00424878">
            <w:pPr>
              <w:spacing w:after="20"/>
            </w:pPr>
            <w:r>
              <w:rPr>
                <w:sz w:val="18"/>
              </w:rPr>
              <w:t>NCAR GDEX</w:t>
            </w:r>
          </w:p>
        </w:tc>
        <w:tc>
          <w:tcPr>
            <w:tcW w:w="3120" w:type="dxa"/>
          </w:tcPr>
          <w:p w14:paraId="1A18C20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</w:tbl>
    <w:p w14:paraId="13A2D5B8" w14:textId="77777777" w:rsidR="00B72842" w:rsidRDefault="00B72842">
      <w:pPr>
        <w:spacing w:after="40"/>
      </w:pPr>
    </w:p>
    <w:p w14:paraId="68EDA3B9" w14:textId="77777777" w:rsidR="00B72842" w:rsidRDefault="00424878">
      <w:pPr>
        <w:spacing w:after="120"/>
      </w:pPr>
      <w:r>
        <w:t xml:space="preserve">One dataset in this domain is </w:t>
      </w:r>
      <w:r>
        <w:rPr>
          <w:i/>
        </w:rPr>
        <w:t>not</w:t>
      </w:r>
      <w:r>
        <w:t xml:space="preserve"> public: the prior dissertation's hand-digitized training tiles, held by their author. If shared, they will be used under the author's terms and will not be redistributed</w:t>
      </w:r>
      <w:r w:rsidR="005B600E">
        <w:t>, and all credit will remain with the author.</w:t>
      </w:r>
    </w:p>
    <w:p w14:paraId="7FAECCAA" w14:textId="77777777" w:rsidR="00B72842" w:rsidRDefault="00424878">
      <w:pPr>
        <w:spacing w:after="120"/>
      </w:pPr>
      <w:r>
        <w:t>All processing software is open source: Python (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), PDAL, GDAL/OGR, and </w:t>
      </w:r>
      <w:proofErr w:type="spellStart"/>
      <w:r>
        <w:t>WhiteboxTools</w:t>
      </w:r>
      <w:proofErr w:type="spellEnd"/>
      <w:r>
        <w:t>. No proprietary software is required to reproduce any result.</w:t>
      </w:r>
    </w:p>
    <w:p w14:paraId="6FEE9B81" w14:textId="77777777" w:rsidR="00B72842" w:rsidRDefault="00424878">
      <w:pPr>
        <w:spacing w:before="140" w:after="60"/>
      </w:pPr>
      <w:r>
        <w:rPr>
          <w:b/>
          <w:sz w:val="24"/>
        </w:rPr>
        <w:t>2. Data and software the project will produce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643B1EF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2FD0868C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120" w:type="dxa"/>
            <w:shd w:val="clear" w:color="auto" w:fill="E8E8E8"/>
          </w:tcPr>
          <w:p w14:paraId="6DC664E0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Format / standard</w:t>
            </w:r>
          </w:p>
        </w:tc>
        <w:tc>
          <w:tcPr>
            <w:tcW w:w="3120" w:type="dxa"/>
            <w:shd w:val="clear" w:color="auto" w:fill="E8E8E8"/>
          </w:tcPr>
          <w:p w14:paraId="6F18D22B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Where released</w:t>
            </w:r>
          </w:p>
        </w:tc>
      </w:tr>
      <w:tr w:rsidR="00B72842" w14:paraId="626FCE74" w14:textId="77777777">
        <w:trPr>
          <w:jc w:val="center"/>
        </w:trPr>
        <w:tc>
          <w:tcPr>
            <w:tcW w:w="3120" w:type="dxa"/>
          </w:tcPr>
          <w:p w14:paraId="0E0DF079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Elevation-change (DoD) </w:t>
            </w:r>
            <w:proofErr w:type="spellStart"/>
            <w:r>
              <w:rPr>
                <w:sz w:val="18"/>
              </w:rPr>
              <w:t>rasters</w:t>
            </w:r>
            <w:proofErr w:type="spellEnd"/>
            <w:r>
              <w:rPr>
                <w:sz w:val="18"/>
              </w:rPr>
              <w:t>, all epoch pairs</w:t>
            </w:r>
          </w:p>
        </w:tc>
        <w:tc>
          <w:tcPr>
            <w:tcW w:w="3120" w:type="dxa"/>
          </w:tcPr>
          <w:p w14:paraId="47CF12D8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  <w:r>
              <w:rPr>
                <w:sz w:val="18"/>
              </w:rPr>
              <w:t xml:space="preserve">, explicit CRS (EPSG:3294), </w:t>
            </w:r>
            <w:proofErr w:type="spellStart"/>
            <w:r>
              <w:rPr>
                <w:sz w:val="18"/>
              </w:rPr>
              <w:t>nodata</w:t>
            </w:r>
            <w:proofErr w:type="spellEnd"/>
            <w:r>
              <w:rPr>
                <w:sz w:val="18"/>
              </w:rPr>
              <w:t xml:space="preserve"> and units in metadata</w:t>
            </w:r>
          </w:p>
        </w:tc>
        <w:tc>
          <w:tcPr>
            <w:tcW w:w="3120" w:type="dxa"/>
          </w:tcPr>
          <w:p w14:paraId="6E12CDD8" w14:textId="2326F7D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9A21BCF" w14:textId="77777777">
        <w:trPr>
          <w:jc w:val="center"/>
        </w:trPr>
        <w:tc>
          <w:tcPr>
            <w:tcW w:w="3120" w:type="dxa"/>
          </w:tcPr>
          <w:p w14:paraId="7650230F" w14:textId="77777777" w:rsidR="00B72842" w:rsidRDefault="00424878">
            <w:pPr>
              <w:spacing w:after="20"/>
            </w:pPr>
            <w:r>
              <w:rPr>
                <w:sz w:val="18"/>
              </w:rPr>
              <w:t>Per-stream erosion/deposition rate tables</w:t>
            </w:r>
          </w:p>
        </w:tc>
        <w:tc>
          <w:tcPr>
            <w:tcW w:w="3120" w:type="dxa"/>
          </w:tcPr>
          <w:p w14:paraId="7B5DFE5E" w14:textId="77777777" w:rsidR="00B72842" w:rsidRDefault="00424878">
            <w:pPr>
              <w:spacing w:after="20"/>
            </w:pPr>
            <w:r>
              <w:rPr>
                <w:sz w:val="18"/>
              </w:rPr>
              <w:t>CSV with data dictionary</w:t>
            </w:r>
          </w:p>
        </w:tc>
        <w:tc>
          <w:tcPr>
            <w:tcW w:w="3120" w:type="dxa"/>
          </w:tcPr>
          <w:p w14:paraId="5FF44905" w14:textId="28FF455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524F5D5" w14:textId="77777777">
        <w:trPr>
          <w:jc w:val="center"/>
        </w:trPr>
        <w:tc>
          <w:tcPr>
            <w:tcW w:w="3120" w:type="dxa"/>
          </w:tcPr>
          <w:p w14:paraId="1B11A99F" w14:textId="77777777" w:rsidR="00B72842" w:rsidRDefault="00424878">
            <w:pPr>
              <w:spacing w:after="20"/>
            </w:pPr>
            <w:r>
              <w:rPr>
                <w:sz w:val="18"/>
              </w:rPr>
              <w:t>Per-pixel calibrated detection-threshold layers (O3)</w:t>
            </w:r>
          </w:p>
        </w:tc>
        <w:tc>
          <w:tcPr>
            <w:tcW w:w="3120" w:type="dxa"/>
          </w:tcPr>
          <w:p w14:paraId="0FA4EEF0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456F2D2D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97BAFC3" w14:textId="77777777">
        <w:trPr>
          <w:jc w:val="center"/>
        </w:trPr>
        <w:tc>
          <w:tcPr>
            <w:tcW w:w="3120" w:type="dxa"/>
          </w:tcPr>
          <w:p w14:paraId="05F7C818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+ process-classified geomorphic-change maps (O2)</w:t>
            </w:r>
          </w:p>
        </w:tc>
        <w:tc>
          <w:tcPr>
            <w:tcW w:w="3120" w:type="dxa"/>
          </w:tcPr>
          <w:p w14:paraId="0DC400C9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(OGC) / 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335EDE1C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5F97AF3" w14:textId="77777777">
        <w:trPr>
          <w:jc w:val="center"/>
        </w:trPr>
        <w:tc>
          <w:tcPr>
            <w:tcW w:w="3120" w:type="dxa"/>
          </w:tcPr>
          <w:p w14:paraId="7912B2A3" w14:textId="77777777" w:rsidR="00B72842" w:rsidRDefault="00424878">
            <w:pPr>
              <w:spacing w:after="20"/>
            </w:pPr>
            <w:r>
              <w:rPr>
                <w:sz w:val="18"/>
              </w:rPr>
              <w:t>Training labels (if self-digitized)</w:t>
            </w:r>
          </w:p>
        </w:tc>
        <w:tc>
          <w:tcPr>
            <w:tcW w:w="3120" w:type="dxa"/>
          </w:tcPr>
          <w:p w14:paraId="5D5C1F82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+ tile </w:t>
            </w:r>
            <w:proofErr w:type="spellStart"/>
            <w:r>
              <w:rPr>
                <w:sz w:val="18"/>
              </w:rPr>
              <w:t>rasters</w:t>
            </w:r>
            <w:proofErr w:type="spellEnd"/>
          </w:p>
        </w:tc>
        <w:tc>
          <w:tcPr>
            <w:tcW w:w="3120" w:type="dxa"/>
          </w:tcPr>
          <w:p w14:paraId="3231A7A7" w14:textId="641481C2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40969548" w14:textId="77777777">
        <w:trPr>
          <w:jc w:val="center"/>
        </w:trPr>
        <w:tc>
          <w:tcPr>
            <w:tcW w:w="3120" w:type="dxa"/>
          </w:tcPr>
          <w:p w14:paraId="3EEE887B" w14:textId="77777777" w:rsidR="00B72842" w:rsidRDefault="00424878">
            <w:pPr>
              <w:spacing w:after="20"/>
            </w:pPr>
            <w:r>
              <w:rPr>
                <w:sz w:val="18"/>
              </w:rPr>
              <w:t>Trained model weights</w:t>
            </w:r>
          </w:p>
        </w:tc>
        <w:tc>
          <w:tcPr>
            <w:tcW w:w="3120" w:type="dxa"/>
          </w:tcPr>
          <w:p w14:paraId="5FF6A61B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PyTorch</w:t>
            </w:r>
            <w:proofErr w:type="spellEnd"/>
            <w:r>
              <w:rPr>
                <w:sz w:val="18"/>
              </w:rPr>
              <w:t xml:space="preserve"> checkpoint + ONNX export, with training configuration</w:t>
            </w:r>
          </w:p>
        </w:tc>
        <w:tc>
          <w:tcPr>
            <w:tcW w:w="3120" w:type="dxa"/>
          </w:tcPr>
          <w:p w14:paraId="144F4855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23B0CFDD" w14:textId="77777777">
        <w:trPr>
          <w:jc w:val="center"/>
        </w:trPr>
        <w:tc>
          <w:tcPr>
            <w:tcW w:w="3120" w:type="dxa"/>
          </w:tcPr>
          <w:p w14:paraId="6BE9D208" w14:textId="77777777" w:rsidR="00B72842" w:rsidRDefault="00424878">
            <w:pPr>
              <w:spacing w:after="20"/>
            </w:pPr>
            <w:r>
              <w:rPr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w="3120" w:type="dxa"/>
          </w:tcPr>
          <w:p w14:paraId="042B65CF" w14:textId="77777777" w:rsidR="00B72842" w:rsidRDefault="00424878">
            <w:pPr>
              <w:spacing w:after="20"/>
            </w:pPr>
            <w:r>
              <w:rPr>
                <w:sz w:val="18"/>
              </w:rPr>
              <w:t>Python, version-controlled public repository, OSI-approved license (Apache-2.0)</w:t>
            </w:r>
          </w:p>
        </w:tc>
        <w:tc>
          <w:tcPr>
            <w:tcW w:w="3120" w:type="dxa"/>
          </w:tcPr>
          <w:p w14:paraId="0FED7511" w14:textId="01C2D72E" w:rsidR="00B72842" w:rsidRDefault="00424878" w:rsidP="009A0CF3">
            <w:pPr>
              <w:spacing w:after="20"/>
            </w:pPr>
            <w:r>
              <w:rPr>
                <w:sz w:val="18"/>
              </w:rPr>
              <w:t xml:space="preserve">Public repository, archived to </w:t>
            </w: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330F8FF2" w14:textId="77777777">
        <w:trPr>
          <w:jc w:val="center"/>
        </w:trPr>
        <w:tc>
          <w:tcPr>
            <w:tcW w:w="3120" w:type="dxa"/>
          </w:tcPr>
          <w:p w14:paraId="51231E16" w14:textId="77777777" w:rsidR="00B72842" w:rsidRDefault="00424878">
            <w:pPr>
              <w:spacing w:after="20"/>
            </w:pPr>
            <w:r>
              <w:rPr>
                <w:sz w:val="18"/>
              </w:rPr>
              <w:t>Driver-attribution model outputs (O1)</w:t>
            </w:r>
          </w:p>
        </w:tc>
        <w:tc>
          <w:tcPr>
            <w:tcW w:w="3120" w:type="dxa"/>
          </w:tcPr>
          <w:p w14:paraId="4B4612CD" w14:textId="77777777" w:rsidR="00B72842" w:rsidRDefault="00424878">
            <w:pPr>
              <w:spacing w:after="20"/>
            </w:pPr>
            <w:r>
              <w:rPr>
                <w:sz w:val="18"/>
              </w:rPr>
              <w:t>CSV + fitted-model objects with documentation</w:t>
            </w:r>
          </w:p>
        </w:tc>
        <w:tc>
          <w:tcPr>
            <w:tcW w:w="3120" w:type="dxa"/>
          </w:tcPr>
          <w:p w14:paraId="5A4C1006" w14:textId="2AC5C22D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</w:tbl>
    <w:p w14:paraId="7712019D" w14:textId="77777777" w:rsidR="00B72842" w:rsidRDefault="00B72842">
      <w:pPr>
        <w:spacing w:after="40"/>
      </w:pPr>
    </w:p>
    <w:p w14:paraId="08D4E7EA" w14:textId="77777777" w:rsidR="00B72842" w:rsidRDefault="00424878">
      <w:pPr>
        <w:spacing w:after="120"/>
      </w:pPr>
      <w:r>
        <w:t>Documentation standard. Every released raster/vector product carries: coordinate reference system (EPSG code), acquisition epochs and processing date, method summary, uncertainty estimate (NMAD/LOD95 or the O3 per-pixel layer), and a pointer to the exact code version (commit/DOI) that produced it.</w:t>
      </w:r>
    </w:p>
    <w:p w14:paraId="6AD1A37E" w14:textId="77777777" w:rsidR="00B72842" w:rsidRDefault="00424878">
      <w:pPr>
        <w:spacing w:before="140" w:after="60"/>
      </w:pPr>
      <w:r>
        <w:rPr>
          <w:b/>
          <w:sz w:val="24"/>
        </w:rPr>
        <w:t>3. When and where products are shared</w:t>
      </w:r>
    </w:p>
    <w:p w14:paraId="077A0E6A" w14:textId="77777777" w:rsidR="00B72842" w:rsidRDefault="00424878">
      <w:pPr>
        <w:pStyle w:val="ListBullet"/>
        <w:spacing w:after="20"/>
      </w:pPr>
      <w:r>
        <w:lastRenderedPageBreak/>
        <w:t>Code: developed in the open in a public repository from award start; released versions archived with DOIs.</w:t>
      </w:r>
    </w:p>
    <w:p w14:paraId="7087B2B9" w14:textId="77777777" w:rsidR="00B72842" w:rsidRDefault="00424878">
      <w:pPr>
        <w:pStyle w:val="ListBullet"/>
        <w:spacing w:after="20"/>
      </w:pPr>
      <w:r>
        <w:t>Data products: released no later than the publication of the paper they support, and at yearly milestones r</w:t>
      </w:r>
      <w:r w:rsidR="005B600E">
        <w:t>egardless of publication status.</w:t>
      </w:r>
    </w:p>
    <w:p w14:paraId="20E06895" w14:textId="77777777" w:rsidR="00B72842" w:rsidRDefault="00424878">
      <w:pPr>
        <w:pStyle w:val="ListBullet"/>
        <w:spacing w:after="20"/>
      </w:pPr>
      <w:r>
        <w:t>Publications: submitted to open-access venues or archived as accepted manuscripts in a public repository, consistent with SMD open-access policy.</w:t>
      </w:r>
    </w:p>
    <w:p w14:paraId="5C18DBE4" w14:textId="77777777" w:rsidR="00B72842" w:rsidRDefault="00424878">
      <w:pPr>
        <w:spacing w:before="140" w:after="60"/>
      </w:pPr>
      <w:r>
        <w:rPr>
          <w:b/>
          <w:sz w:val="24"/>
        </w:rPr>
        <w:t>4. Licenses</w:t>
      </w:r>
    </w:p>
    <w:p w14:paraId="40B8A9C5" w14:textId="77777777" w:rsidR="00B72842" w:rsidRDefault="00424878">
      <w:pPr>
        <w:spacing w:after="120"/>
      </w:pPr>
      <w:r>
        <w:t>Data products: CC0 or CC-BY. Software: Apache-2.0. Third-party inputs remain under their original terms and are cited, not re-hosted, except where their license permits convenience copies.</w:t>
      </w:r>
    </w:p>
    <w:p w14:paraId="0755D2A5" w14:textId="77777777" w:rsidR="00B72842" w:rsidRDefault="00424878">
      <w:pPr>
        <w:spacing w:before="140" w:after="60"/>
      </w:pPr>
      <w:r>
        <w:rPr>
          <w:b/>
          <w:sz w:val="24"/>
        </w:rPr>
        <w:t>5. Protections and exceptions</w:t>
      </w:r>
    </w:p>
    <w:p w14:paraId="027EC2E3" w14:textId="77777777" w:rsidR="00B72842" w:rsidRDefault="00424878">
      <w:pPr>
        <w:spacing w:after="120"/>
      </w:pPr>
      <w:r>
        <w:t>The project uses no human-subjects data, no export-controlled data, and no commercially restricted data. The single access-limited item (the author-held label tiles) is handled as described in §1</w:t>
      </w:r>
      <w:r w:rsidR="005B600E">
        <w:t>, namely</w:t>
      </w:r>
      <w:r>
        <w:t xml:space="preserve"> use with permission, no redistribution, and a published replacement set if the project digitizes its own.</w:t>
      </w:r>
    </w:p>
    <w:p w14:paraId="540721C1" w14:textId="77777777" w:rsidR="00B72842" w:rsidRDefault="00424878">
      <w:pPr>
        <w:spacing w:before="140" w:after="60"/>
      </w:pPr>
      <w:r>
        <w:rPr>
          <w:b/>
          <w:sz w:val="24"/>
        </w:rPr>
        <w:t>6. Roles and oversight</w:t>
      </w:r>
    </w:p>
    <w:p w14:paraId="30A6D829" w14:textId="77777777" w:rsidR="00B72842" w:rsidRDefault="00424878">
      <w:pPr>
        <w:spacing w:after="120"/>
      </w:pPr>
      <w:r>
        <w:t>The FI is responsible for day-to-day data management, repository hygiene, and product releases; the PI reviews each public release. Working data are stored on institutionally backed storage with an off-machine mirror; the public archives provide long-term preservation beyond the award period.</w:t>
      </w:r>
    </w:p>
    <w:p w14:paraId="0BBF6EB8" w14:textId="77777777" w:rsidR="00B72842" w:rsidRDefault="00424878">
      <w:pPr>
        <w:spacing w:before="140" w:after="60"/>
      </w:pPr>
      <w:r>
        <w:rPr>
          <w:b/>
          <w:sz w:val="24"/>
        </w:rPr>
        <w:t>7. Reproducibility commitment</w:t>
      </w:r>
    </w:p>
    <w:p w14:paraId="4A0749CE" w14:textId="77777777" w:rsidR="00B72842" w:rsidRDefault="00424878">
      <w:pPr>
        <w:spacing w:after="120"/>
      </w:pPr>
      <w:r>
        <w:t xml:space="preserve">Every number and figure in project publications will regenerate from public inputs via the released code: a single documented command sequence per product. Heavy intermediate </w:t>
      </w:r>
      <w:proofErr w:type="spellStart"/>
      <w:r>
        <w:t>rasters</w:t>
      </w:r>
      <w:proofErr w:type="spellEnd"/>
      <w:r>
        <w:t xml:space="preserve"> are treated as </w:t>
      </w:r>
      <w:proofErr w:type="spellStart"/>
      <w:r>
        <w:t>regenerable</w:t>
      </w:r>
      <w:proofErr w:type="spellEnd"/>
      <w:r>
        <w:t xml:space="preserve"> and are not archived; the scripts and small tables/figures that define them are.</w:t>
      </w:r>
    </w:p>
    <w:sectPr w:rsidR="00B72842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raig Glennie" w:date="2026-07-11T08:19:00Z" w:initials="CG">
    <w:p w14:paraId="63159CEA" w14:textId="77777777" w:rsidR="00B77D08" w:rsidRDefault="00B77D08" w:rsidP="00B77D08">
      <w:bookmarkStart w:id="1" w:name="_GoBack"/>
      <w:bookmarkEnd w:id="1"/>
      <w:r>
        <w:rPr>
          <w:rStyle w:val="CommentReference"/>
        </w:rPr>
        <w:annotationRef/>
      </w:r>
      <w:r>
        <w:rPr>
          <w:sz w:val="20"/>
          <w:szCs w:val="20"/>
        </w:rPr>
        <w:t>As I think I mentioned in your paper review, you have to use NASA space products, otherwise the proposal won't stand a chance.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3159C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67BE4A" w16cex:dateUtc="2026-07-11T1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159CEA" w16cid:durableId="4E67BE4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9AA224" w14:textId="77777777" w:rsidR="00026DC0" w:rsidRDefault="00026DC0">
      <w:pPr>
        <w:spacing w:after="0" w:line="240" w:lineRule="auto"/>
      </w:pPr>
      <w:r>
        <w:separator/>
      </w:r>
    </w:p>
  </w:endnote>
  <w:endnote w:type="continuationSeparator" w:id="0">
    <w:p w14:paraId="34F1701F" w14:textId="77777777" w:rsidR="00026DC0" w:rsidRDefault="0002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B8FFE" w14:textId="77777777" w:rsidR="00B72842" w:rsidRDefault="00424878">
    <w:pPr>
      <w:pStyle w:val="Footer"/>
    </w:pPr>
    <w:r>
      <w:rPr>
        <w:color w:val="666666"/>
        <w:sz w:val="16"/>
      </w:rPr>
      <w:t>Open Science and Data Management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9A0CF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5510BF" w14:textId="77777777" w:rsidR="00026DC0" w:rsidRDefault="00026DC0">
      <w:pPr>
        <w:spacing w:after="0" w:line="240" w:lineRule="auto"/>
      </w:pPr>
      <w:r>
        <w:separator/>
      </w:r>
    </w:p>
  </w:footnote>
  <w:footnote w:type="continuationSeparator" w:id="0">
    <w:p w14:paraId="60DC3F9C" w14:textId="77777777" w:rsidR="00026DC0" w:rsidRDefault="00026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raig Glennie">
    <w15:presenceInfo w15:providerId="Windows Live" w15:userId="2ac5bc603104b5e8"/>
  </w15:person>
  <w15:person w15:author="Microsoft account">
    <w15:presenceInfo w15:providerId="Windows Live" w15:userId="40cc342490cd5d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DC0"/>
    <w:rsid w:val="00034616"/>
    <w:rsid w:val="0006063C"/>
    <w:rsid w:val="0015074B"/>
    <w:rsid w:val="0029639D"/>
    <w:rsid w:val="00326F90"/>
    <w:rsid w:val="003523F9"/>
    <w:rsid w:val="00424878"/>
    <w:rsid w:val="004D5F28"/>
    <w:rsid w:val="005B600E"/>
    <w:rsid w:val="009A0CF3"/>
    <w:rsid w:val="00AA1D8D"/>
    <w:rsid w:val="00B47730"/>
    <w:rsid w:val="00B72842"/>
    <w:rsid w:val="00B77D08"/>
    <w:rsid w:val="00B82A83"/>
    <w:rsid w:val="00BD2097"/>
    <w:rsid w:val="00CB0664"/>
    <w:rsid w:val="00D06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AFED9"/>
  <w14:defaultImageDpi w14:val="300"/>
  <w15:docId w15:val="{79776095-647C-4EF2-9185-ABAF0870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D5F28"/>
    <w:pPr>
      <w:spacing w:after="0" w:line="240" w:lineRule="auto"/>
    </w:pPr>
    <w:rPr>
      <w:rFonts w:ascii="Times New Roman" w:hAnsi="Times New Roman"/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77D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7D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7D0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7D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7D08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21383-D402-4B31-8A34-7F9E07FF6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2026-07-09T15:23:00Z</dcterms:created>
  <dcterms:modified xsi:type="dcterms:W3CDTF">2026-07-11T15:43:00Z</dcterms:modified>
  <cp:category/>
</cp:coreProperties>
</file>