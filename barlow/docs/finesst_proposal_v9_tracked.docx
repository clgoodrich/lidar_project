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 xml:space="preserve">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w:t>
      </w:r>
      <w:del w:id="1001" w:author="Colton Goodrich" w:date="2026-07-09T12:00:00Z">
        <w:r>
          <w:delText xml:space="preserve">widens</w:delText>
        </w:r>
      </w:del>
      <w:ins w:id="1002" w:author="Colton Goodrich" w:date="2026-07-09T12:00:00Z">
        <w:r>
          <w:t xml:space="preserve">extends</w:t>
        </w:r>
      </w:ins>
      <w:r>
        <w:t xml:space="preserve"> the measurement from the </w:t>
      </w:r>
      <w:del w:id="1003" w:author="Colton Goodrich" w:date="2026-07-09T12:00:00Z">
        <w:r>
          <w:delText xml:space="preserve">stream channels to the whole valley floor,</w:delText>
        </w:r>
      </w:del>
      <w:ins w:id="1004" w:author="Colton Goodrich" w:date="2026-07-09T12:00:00Z">
        <w:r>
          <w:t xml:space="preserve">channel centerline into the near-channel corridor,</w:t>
        </w:r>
      </w:ins>
      <w:r>
        <w:t xml:space="preserve">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14:paraId="761073F2" w14:textId="18ED8A43" w:rsidR="00887D0E" w:rsidRDefault="002963AF">
      <w:pPr>
        <w:jc w:val="center"/>
      </w:pPr>
      <w:r>
        <w:rPr>
          <w:i/>
          <w:color w:val="404040"/>
          <w:sz w:val="18"/>
        </w:rPr>
        <w:t xml:space="preserve">Figure 1. Study area. (A) The McMurdo Dry Valleys within Antarctica (coastline: Natural Earth). (B) Hillshade of the study-area lidar DEM (1 m), showing the incised valley-floor channels this project measures;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rsidR="00BC2DC4">
        <w:t xml:space="preserve">ML methodology </w:t>
      </w:r>
      <w:r>
        <w:t xml:space="preserve">that finds stream channels </w:t>
      </w:r>
      <w:r w:rsidR="00BC2DC4">
        <w:t>using high 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Initial verification that repeat acquisition and valley 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del w:id="1005" w:author="Colton Goodrich" w:date="2026-07-09T12:00:00Z">
        <w:r>
          <w:rPr>
            <w:b/>
            <w:sz w:val="24"/>
          </w:rPr>
          <w:delText xml:space="preserve">Current Data Deficiencies</w:delText>
        </w:r>
      </w:del>
      <w:ins w:id="1006" w:author="Colton Goodrich" w:date="2026-07-09T12:00:00Z">
        <w:r>
          <w:rPr>
            <w:b/>
            <w:sz w:val="24"/>
          </w:rPr>
          <w:t xml:space="preserve">The Open Question</w:t>
        </w:r>
      </w:ins>
    </w:p>
    <w:p w14:paraId="4575E454" w14:textId="6FFA632B" w:rsidR="00627337" w:rsidRDefault="00627337" w:rsidP="00627337">
      <w:pPr>
        <w:rPr>
          <w:b/>
        </w:rPr>
      </w:pPr>
      <w:del w:id="1007" w:author="Colton Goodrich" w:date="2026-07-09T12:00:00Z">
        <w:r>
          <w:delText xml:space="preserve">The current state of the art as given in the dissertation is descriptive: it identifies where change happens but does not answer the larger question of why — what are the primary driving factor(s)? Because that work was masked to the stream channels, everything the elevation differencing measured outside them (thawing ground, fans) was set aside. This proposal completes it.</w:delText>
        </w:r>
      </w:del>
      <w:ins w:id="1008" w:author="Colton Goodrich" w:date="2026-07-09T12:00:00Z">
        <w:r>
          <w:t xml:space="preserve">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ins>
      <w:commentRangeStart w:id="57"/>
      <w:commentRangeEnd w:id="57"/>
      <w:r w:rsidR="003131C9">
        <w:rPr>
          <w:rStyle w:val="CommentReference"/>
          <w:b/>
          <w:sz w:val="22"/>
          <w:szCs w:val="22"/>
        </w:rPr>
        <w:commentReference w:id="57"/>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The 2001 baseline is NASA data — an airborne LiDAR swath never fully exploited for surface change – reference for this as well [8]. The project turns the airborne lidar, REMA satellite DEMs (corrected and controlled by airborne lidar and ICESat-2 observations) and reanalysis,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 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 xml:space="preserve">Attribution. Determination of</w:t>
      </w:r>
      <w:del w:id="1009" w:author="Colton Goodrich" w:date="2026-07-09T12:00:00Z">
        <w:r>
          <w:delText xml:space="preserve">  </w:delText>
        </w:r>
      </w:del>
      <w:ins w:id="1010" w:author="Colton Goodrich" w:date="2026-07-09T12:00:00Z">
        <w:r>
          <w:t xml:space="preserve"> </w:t>
        </w:r>
      </w:ins>
      <w:r>
        <w:t xml:space="preserve">which climate drivers control each stream's rate of geomorphic change. Candidate drivers </w:t>
      </w:r>
      <w:del w:id="1011" w:author="Colton Goodrich" w:date="2026-07-09T12:00:00Z">
        <w:r>
          <w:delText xml:space="preserve">include:</w:delText>
        </w:r>
      </w:del>
      <w:ins w:id="1012" w:author="Colton Goodrich" w:date="2026-07-09T12:00:00Z">
        <w:r>
          <w:t xml:space="preserve">—</w:t>
        </w:r>
      </w:ins>
      <w:r>
        <w:t xml:space="preserve"> air temperature, incoming sunlight, meltwater discharge, glacial </w:t>
      </w:r>
      <w:del w:id="1013" w:author="Colton Goodrich" w:date="2026-07-09T12:00:00Z">
        <w:r>
          <w:delText xml:space="preserve">mass, and summer thaw.</w:delText>
        </w:r>
      </w:del>
      <w:ins w:id="1014" w:author="Colton Goodrich" w:date="2026-07-09T12:00:00Z">
        <w:r>
          <w:t xml:space="preserve">mass balance, and summer thaw — come from the McMurdo Dry Valleys LTER network (meteorology, stream gauges, glacier mass balance, and soil climate) [6], with ERA5 [7] and AMPS reanalysis filling coverage gaps.</w:t>
        </w:r>
      </w:ins>
      <w:r>
        <w:t xml:space="preserve"> We hypothesize that melt energy will predict sediment movement better than water volume alone. The hypothesis is testable: if discharge alone correlates with channel migration rate then the hypothesis fails.</w:t>
      </w:r>
      <w:commentRangeStart w:id="80"/>
      <w:commentRangeEnd w:id="80"/>
      <w:r w:rsidR="00B06385">
        <w:rPr>
          <w:rStyle w:val="CommentReference"/>
          <w:sz w:val="22"/>
          <w:szCs w:val="22"/>
        </w:rPr>
        <w:commentReference w:id="80"/>
      </w:r>
    </w:p>
    <w:p w14:paraId="5C32D6E3" w14:textId="77777777" w:rsidR="006A5D79" w:rsidRDefault="005E16C2" w:rsidP="006A5D79">
      <w:pPr>
        <w:pStyle w:val="ListParagraph"/>
        <w:numPr>
          <w:ilvl w:val="0"/>
          <w:numId w:val="3"/>
        </w:numPr>
      </w:pPr>
      <w:commentRangeStart w:id="92"/>
      <w:del w:id="1015" w:author="Colton Goodrich" w:date="2026-07-09T12:00:00Z">
        <w:r>
          <w:delText xml:space="preserve">Landscape-wide geomorphic change. Extend the measurement from the stream channels to the whole valley floor, and classify each patch of change by process: channel shift or avulsion, thaw subsidence, slope movement, fan growth, and lake-margin change.</w:delText>
        </w:r>
      </w:del>
      <w:ins w:id="1016" w:author="Colton Goodrich" w:date="2026-07-09T12:00:00Z">
        <w:r>
          <w:t xml:space="preserve">Process attribution along the stream corridor.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ins>
      <w:commentRangeEnd w:id="92"/>
      <w:r w:rsidR="00B06385">
        <w:rPr>
          <w:rStyle w:val="CommentReference"/>
          <w:sz w:val="22"/>
          <w:szCs w:val="22"/>
        </w:rPr>
        <w:commentReference w:id="92"/>
      </w:r>
    </w:p>
    <w:p w14:paraId="256AAFA3" w14:textId="77777777" w:rsidR="005E16C2" w:rsidRDefault="005E16C2" w:rsidP="005E16C2">
      <w:pPr>
        <w:ind w:left="720"/>
      </w:pPr>
      <w:r>
        <w:lastRenderedPageBreak/>
        <w:t>The satellite record past 2014 exists only on the free REMA DEM, whose elevations are tricky to combine with LiDAR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 xml:space="preserve">Calibrated uncertainty. </w:t>
      </w:r>
      <w:del w:id="1017" w:author="Colton Goodrich" w:date="2026-07-09T12:00:00Z">
        <w:r>
          <w:delText xml:space="preserve">Replace the dissertation's single valley-wide noise estimate with</w:delText>
        </w:r>
      </w:del>
      <w:ins w:id="1018" w:author="Colton Goodrich" w:date="2026-07-09T12:00:00Z">
        <w:r>
          <w:t xml:space="preserve">Provide</w:t>
        </w:r>
      </w:ins>
      <w:r>
        <w:t xml:space="preserve"> a per-pixel detection threshold for slope, aspect, and </w:t>
      </w:r>
      <w:del w:id="1019" w:author="Colton Goodrich" w:date="2026-07-09T12:00:00Z">
        <w:r>
          <w:delText xml:space="preserve">sensor.</w:delText>
        </w:r>
      </w:del>
      <w:ins w:id="1020" w:author="Colton Goodrich" w:date="2026-07-09T12:00:00Z">
        <w:r>
          <w:t xml:space="preserve">sensor, in place of a single valley-wide noise value.</w:t>
        </w:r>
      </w:ins>
      <w:r>
        <w:t xml:space="preserve"> Success test: on ground that did not change, a 95% confidence threshold should be exceeded by 5% of pixels.</w:t>
      </w:r>
      <w:commentRangeEnd w:id="93"/>
      <w:r w:rsidR="00B06385">
        <w:rPr>
          <w:rStyle w:val="CommentReference"/>
          <w:sz w:val="22"/>
          <w:szCs w:val="22"/>
        </w:rPr>
        <w:commentReference w:id="93"/>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5486400" cy="3830432"/>
                    </a:xfrm>
                    <a:prstGeom prst="rect">
                      <a:avLst/>
                    </a:prstGeom>
                  </pic:spPr>
                </pic:pic>
              </a:graphicData>
            </a:graphic>
          </wp:inline>
        </w:drawing>
      </w:r>
    </w:p>
    <w:p w14:paraId="4DEB5F14" w14:textId="77777777" w:rsidR="00887D0E" w:rsidRDefault="002963AF">
      <w:pPr>
        <w:jc w:val="center"/>
      </w:pPr>
      <w:commentRangeStart w:id="94"/>
      <w:r>
        <w:rPr>
          <w:i/>
          <w:color w:val="404040"/>
          <w:sz w:val="18"/>
        </w:rPr>
        <w:t xml:space="preserve">Figure 2. Planned detection-to-attribution workflow: three DEM epochs, </w:t>
      </w:r>
      <w:del w:id="1021" w:author="Colton Goodrich" w:date="2026-07-09T12:00:00Z">
        <w:r>
          <w:rPr>
            <w:i/>
            <w:color w:val="404040"/>
            <w:sz w:val="18"/>
          </w:rPr>
          <w:delText xml:space="preserve">co-registration,</w:delText>
        </w:r>
      </w:del>
      <w:ins w:id="1022" w:author="Colton Goodrich" w:date="2026-07-09T12:00:00Z">
        <w:r>
          <w:rPr>
            <w:i/>
            <w:color w:val="404040"/>
            <w:sz w:val="18"/>
          </w:rPr>
          <w:t xml:space="preserve">co-registration to airborne-lidar and ICESat-2 control,</w:t>
        </w:r>
      </w:ins>
      <w:r>
        <w:rPr>
          <w:i/>
          <w:color w:val="404040"/>
          <w:sz w:val="18"/>
        </w:rPr>
        <w:t xml:space="preserve"> DEM-of-Difference, per-pixel detection floor, then the O1 (channel), O2 </w:t>
      </w:r>
      <w:del w:id="1023" w:author="Colton Goodrich" w:date="2026-07-09T12:00:00Z">
        <w:r>
          <w:rPr>
            <w:i/>
            <w:color w:val="404040"/>
            <w:sz w:val="18"/>
          </w:rPr>
          <w:delText xml:space="preserve">(valley-floor),</w:delText>
        </w:r>
      </w:del>
      <w:ins w:id="1024" w:author="Colton Goodrich" w:date="2026-07-09T12:00:00Z">
        <w:r>
          <w:rPr>
            <w:i/>
            <w:color w:val="404040"/>
            <w:sz w:val="18"/>
          </w:rPr>
          <w:t xml:space="preserve">(stream-corridor),</w:t>
        </w:r>
      </w:ins>
      <w:r>
        <w:rPr>
          <w:i/>
          <w:color w:val="404040"/>
          <w:sz w:val="18"/>
        </w:rPr>
        <w:t xml:space="preserve"> and O3 (uncertainty) objectives. Method schematic; no results shown.</w:t>
      </w:r>
      <w:commentRangeEnd w:id="94"/>
      <w:r w:rsidR="00B06385">
        <w:rPr>
          <w:rStyle w:val="CommentReference"/>
          <w:i/>
          <w:color w:val="404040"/>
          <w:sz w:val="18"/>
          <w:szCs w:val="22"/>
        </w:rPr>
        <w:commentReference w:id="94"/>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del w:id="1025" w:author="Colton Goodrich" w:date="2026-07-09T12:00:00Z">
        <w:r>
          <w:delText xml:space="preserve">Compute</w:delText>
        </w:r>
      </w:del>
      <w:ins w:id="1026" w:author="Colton Goodrich" w:date="2026-07-09T12:00:00Z">
        <w:r>
          <w:t xml:space="preserve">Objective 1 tests whether melt energy predicts channel change better than water volume alone. To test it, I measure</w:t>
        </w:r>
      </w:ins>
      <w:r>
        <w:t xml:space="preserve"> each gauged stream's change </w:t>
      </w:r>
      <w:del w:id="1027" w:author="Colton Goodrich" w:date="2026-07-09T12:00:00Z">
        <w:r>
          <w:delText xml:space="preserve">rate. First I</w:delText>
        </w:r>
      </w:del>
      <w:ins w:id="1028" w:author="Colton Goodrich" w:date="2026-07-09T12:00:00Z">
        <w:r>
          <w:t xml:space="preserve">rate:</w:t>
        </w:r>
      </w:ins>
      <w:r>
        <w:t xml:space="preserve"> co-register the two elevation epochs (removing the median vertical offset over stable ground, with an optional ICP refinement), resample </w:t>
      </w:r>
      <w:del w:id="1029" w:author="Colton Goodrich" w:date="2026-07-09T12:00:00Z">
        <w:r>
          <w:delText xml:space="preserve">them </w:delText>
        </w:r>
      </w:del>
      <w:r>
        <w:t xml:space="preserve">to a shared grid, </w:t>
      </w:r>
      <w:del w:id="1030" w:author="Colton Goodrich" w:date="2026-07-09T12:00:00Z">
        <w:r>
          <w:delText xml:space="preserve">and </w:delText>
        </w:r>
      </w:del>
      <w:r>
        <w:t xml:space="preserve">difference </w:t>
      </w:r>
      <w:del w:id="1031" w:author="Colton Goodrich" w:date="2026-07-09T12:00:00Z">
        <w:r>
          <w:delText xml:space="preserve">them. I</w:delText>
        </w:r>
      </w:del>
      <w:ins w:id="1032" w:author="Colton Goodrich" w:date="2026-07-09T12:00:00Z">
        <w:r>
          <w:t xml:space="preserve">them,</w:t>
        </w:r>
      </w:ins>
      <w:r>
        <w:t xml:space="preserve"> keep only pixels whose change clears the detection floor (the per-pixel LOD95 threshold from objective 3), </w:t>
      </w:r>
      <w:del w:id="1033" w:author="Colton Goodrich" w:date="2026-07-09T12:00:00Z">
        <w:r>
          <w:delText xml:space="preserve">sum</w:delText>
        </w:r>
      </w:del>
      <w:ins w:id="1034" w:author="Colton Goodrich" w:date="2026-07-09T12:00:00Z">
        <w:r>
          <w:t xml:space="preserve">and integrate</w:t>
        </w:r>
      </w:ins>
      <w:r>
        <w:t xml:space="preserve"> that change inside the </w:t>
      </w:r>
      <w:del w:id="1035" w:author="Colton Goodrich" w:date="2026-07-09T12:00:00Z">
        <w:r>
          <w:delText xml:space="preserve">stream's </w:delText>
        </w:r>
      </w:del>
      <w:r>
        <w:t xml:space="preserve">channel outline, </w:t>
      </w:r>
      <w:del w:id="1036" w:author="Colton Goodrich" w:date="2026-07-09T12:00:00Z">
        <w:r>
          <w:delText xml:space="preserve">and normalize</w:delText>
        </w:r>
      </w:del>
      <w:ins w:id="1037" w:author="Colton Goodrich" w:date="2026-07-09T12:00:00Z">
        <w:r>
          <w:t xml:space="preserve">normalized</w:t>
        </w:r>
      </w:ins>
      <w:r>
        <w:t xml:space="preserve"> by channel area and years elapsed to a </w:t>
      </w:r>
      <w:del w:id="1038" w:author="Colton Goodrich" w:date="2026-07-09T12:00:00Z">
        <w:r>
          <w:delText xml:space="preserve">specific </w:delText>
        </w:r>
      </w:del>
      <w:r>
        <w:t xml:space="preserve">rate in mm/yr.</w:t>
      </w:r>
    </w:p>
    <w:p w14:paraId="40B67952" w14:textId="77777777" w:rsidR="00EE4652" w:rsidRDefault="00EE4652" w:rsidP="00EE4652">
      <w:pPr>
        <w:pStyle w:val="ListParagraph"/>
        <w:numPr>
          <w:ilvl w:val="0"/>
          <w:numId w:val="5"/>
        </w:numPr>
      </w:pPr>
      <w:r>
        <w:t>Build each stream's driver history from MDV-LTER station records, filling coverage gaps with the ERA5 and AMPS weather models.</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 xml:space="preserve">Apply the objective-3 per-pixel thresholds </w:t>
      </w:r>
      <w:del w:id="1039" w:author="Colton Goodrich" w:date="2026-07-09T12:00:00Z">
        <w:r>
          <w:delText xml:space="preserve">across the whole valley floor</w:delText>
        </w:r>
      </w:del>
      <w:ins w:id="1040" w:author="Colton Goodrich" w:date="2026-07-09T12:00:00Z">
        <w:r>
          <w:t xml:space="preserve">along the stream corridor</w:t>
        </w:r>
      </w:ins>
      <w:r>
        <w:t xml:space="preserve"> and pull out each change patch as a connected group of super-threshold </w:t>
      </w:r>
      <w:del w:id="1041" w:author="Colton Goodrich" w:date="2026-07-09T12:00:00Z">
        <w:r>
          <w:delText xml:space="preserve">pixels. I drop</w:delText>
        </w:r>
      </w:del>
      <w:ins w:id="1042" w:author="Colton Goodrich" w:date="2026-07-09T12:00:00Z">
        <w:r>
          <w:t xml:space="preserve">pixels, dropping</w:t>
        </w:r>
      </w:ins>
      <w:r>
        <w:t xml:space="preserve"> patches below a minimum mapping unit </w:t>
      </w:r>
      <w:del w:id="1043" w:author="Colton Goodrich" w:date="2026-07-09T12:00:00Z">
        <w:r>
          <w:delText xml:space="preserve">(a few pixels) </w:delText>
        </w:r>
      </w:del>
      <w:r>
        <w:t xml:space="preserve">to suppress isolated-pixel </w:t>
      </w:r>
      <w:del w:id="1044" w:author="Colton Goodrich" w:date="2026-07-09T12:00:00Z">
        <w:r>
          <w:delText xml:space="preserve">noise, and screen out near-level standing water, whose apparent change is lake-level rise, not ground change — those go to the lake-margin class and lake-level driver instead.</w:delText>
        </w:r>
      </w:del>
      <w:ins w:id="1045" w:author="Colton Goodrich" w:date="2026-07-09T12:00:00Z">
        <w:r>
          <w:t xml:space="preserve">noise. Bedrock and stable soils flanking the corridor supply the fixed reference used to co-register the sensors, so change is measured against genuinely stable ground.</w:t>
        </w:r>
      </w:ins>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14:paraId="42234071" w14:textId="77777777" w:rsidR="000000FA" w:rsidRDefault="000000FA" w:rsidP="000000FA">
      <w:r>
        <w:rPr>
          <w:b/>
          <w:sz w:val="24"/>
        </w:rPr>
        <w:t>Objective 3</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commentRangeEnd w:id="95"/>
      <w:r w:rsidR="00B06385">
        <w:rPr>
          <w:rStyle w:val="CommentReference"/>
          <w:sz w:val="22"/>
          <w:szCs w:val="22"/>
        </w:rPr>
        <w:commentReference w:id="95"/>
      </w:r>
    </w:p>
    <w:p w14:paraId="08C231B4" w14:textId="77777777"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Calibri" w:hAnsi="Calibri"/>
                <w:b/>
                <w:sz w:val="18"/>
              </w:rPr>
              <w:t>Need</w:t>
            </w:r>
          </w:p>
        </w:tc>
        <w:tc>
          <w:tcPr>
            <w:tcW w:w="3216" w:type="dxa"/>
            <w:shd w:val="clear" w:color="auto" w:fill="E8E8E8"/>
          </w:tcPr>
          <w:p w14:paraId="244F84D4" w14:textId="77777777" w:rsidR="003A210A" w:rsidRDefault="003A210A" w:rsidP="00FE7746">
            <w:pPr>
              <w:spacing w:after="20"/>
            </w:pPr>
            <w:r>
              <w:rPr>
                <w:rFonts w:ascii="Calibri" w:hAnsi="Calibri"/>
                <w:b/>
                <w:sz w:val="18"/>
              </w:rPr>
              <w:t>Source</w:t>
            </w:r>
          </w:p>
        </w:tc>
        <w:tc>
          <w:tcPr>
            <w:tcW w:w="3216" w:type="dxa"/>
            <w:shd w:val="clear" w:color="auto" w:fill="E8E8E8"/>
          </w:tcPr>
          <w:p w14:paraId="19A7782F" w14:textId="77777777" w:rsidR="003A210A" w:rsidRDefault="003A210A" w:rsidP="00FE7746">
            <w:pPr>
              <w:spacing w:after="20"/>
            </w:pPr>
            <w:r>
              <w:rPr>
                <w:rFonts w:ascii="Calibri" w:hAnsi="Calibri"/>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Calibri" w:hAnsi="Calibri"/>
                <w:sz w:val="18"/>
              </w:rPr>
              <w:t>2001 airborne lidar DEM (2 m)</w:t>
            </w:r>
          </w:p>
        </w:tc>
        <w:tc>
          <w:tcPr>
            <w:tcW w:w="3216" w:type="dxa"/>
          </w:tcPr>
          <w:p w14:paraId="798FA9B0" w14:textId="77777777" w:rsidR="003A210A" w:rsidRDefault="003A210A" w:rsidP="00FE7746">
            <w:pPr>
              <w:spacing w:after="20"/>
            </w:pPr>
            <w:r>
              <w:rPr>
                <w:rFonts w:ascii="Calibri" w:hAnsi="Calibri"/>
                <w:sz w:val="18"/>
              </w:rPr>
              <w:t>NASA ATM via USGS ScienceBase</w:t>
            </w:r>
          </w:p>
        </w:tc>
        <w:tc>
          <w:tcPr>
            <w:tcW w:w="3216" w:type="dxa"/>
          </w:tcPr>
          <w:p w14:paraId="176DD122" w14:textId="77777777" w:rsidR="003A210A" w:rsidRDefault="003A210A" w:rsidP="00FE7746">
            <w:pPr>
              <w:spacing w:after="20"/>
            </w:pPr>
            <w:r>
              <w:rPr>
                <w:rFonts w:ascii="Calibri" w:hAnsi="Calibri"/>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Calibri" w:hAnsi="Calibri"/>
                <w:sz w:val="18"/>
              </w:rPr>
              <w:t>2014 airborne lidar DEM (1 m) + point cloud</w:t>
            </w:r>
          </w:p>
        </w:tc>
        <w:tc>
          <w:tcPr>
            <w:tcW w:w="3216" w:type="dxa"/>
          </w:tcPr>
          <w:p w14:paraId="37FABFA3" w14:textId="77777777" w:rsidR="003A210A" w:rsidRDefault="003A210A" w:rsidP="00FE7746">
            <w:pPr>
              <w:spacing w:after="20"/>
            </w:pPr>
            <w:r>
              <w:rPr>
                <w:rFonts w:ascii="Calibri" w:hAnsi="Calibri"/>
                <w:sz w:val="18"/>
              </w:rPr>
              <w:t>NCALM via OpenTopography</w:t>
            </w:r>
          </w:p>
        </w:tc>
        <w:tc>
          <w:tcPr>
            <w:tcW w:w="3216" w:type="dxa"/>
          </w:tcPr>
          <w:p w14:paraId="2996A868" w14:textId="77777777" w:rsidR="003A210A" w:rsidRDefault="003A210A" w:rsidP="00FE7746">
            <w:pPr>
              <w:spacing w:after="20"/>
            </w:pPr>
            <w:r>
              <w:rPr>
                <w:rFonts w:ascii="Calibri" w:hAnsi="Calibri"/>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Calibri" w:hAnsi="Calibri"/>
                <w:sz w:val="18"/>
              </w:rPr>
              <w:t>REMA satellite DEM (2 m, 2021–23)</w:t>
            </w:r>
          </w:p>
        </w:tc>
        <w:tc>
          <w:tcPr>
            <w:tcW w:w="3216" w:type="dxa"/>
          </w:tcPr>
          <w:p w14:paraId="63F49969" w14:textId="77777777" w:rsidR="003A210A" w:rsidRDefault="003A210A" w:rsidP="00FE7746">
            <w:pPr>
              <w:spacing w:after="20"/>
            </w:pPr>
            <w:r>
              <w:rPr>
                <w:rFonts w:ascii="Calibri" w:hAnsi="Calibri"/>
                <w:sz w:val="18"/>
              </w:rPr>
              <w:t>Polar Geospatial Center / AWS</w:t>
            </w:r>
          </w:p>
        </w:tc>
        <w:tc>
          <w:tcPr>
            <w:tcW w:w="3216" w:type="dxa"/>
          </w:tcPr>
          <w:p w14:paraId="39AE4403" w14:textId="77777777" w:rsidR="003A210A" w:rsidRDefault="003A210A" w:rsidP="00FE7746">
            <w:pPr>
              <w:spacing w:after="20"/>
            </w:pPr>
            <w:r>
              <w:rPr>
                <w:rFonts w:ascii="Calibri" w:hAnsi="Calibri"/>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Calibri" w:hAnsi="Calibri"/>
                <w:sz w:val="18"/>
              </w:rPr>
              <w:t>Stream discharge, 21 gauges (daily)</w:t>
            </w:r>
          </w:p>
        </w:tc>
        <w:tc>
          <w:tcPr>
            <w:tcW w:w="3216" w:type="dxa"/>
          </w:tcPr>
          <w:p w14:paraId="136D9653" w14:textId="77777777" w:rsidR="003A210A" w:rsidRDefault="003A210A" w:rsidP="00FE7746">
            <w:pPr>
              <w:spacing w:after="20"/>
            </w:pPr>
            <w:r>
              <w:rPr>
                <w:rFonts w:ascii="Calibri" w:hAnsi="Calibri"/>
                <w:sz w:val="18"/>
              </w:rPr>
              <w:t>MCM-LTER via EDI</w:t>
            </w:r>
          </w:p>
        </w:tc>
        <w:tc>
          <w:tcPr>
            <w:tcW w:w="3216" w:type="dxa"/>
          </w:tcPr>
          <w:p w14:paraId="6E2CA78C" w14:textId="77777777" w:rsidR="003A210A" w:rsidRDefault="003A210A" w:rsidP="00FE7746">
            <w:pPr>
              <w:spacing w:after="20"/>
            </w:pPr>
            <w:r>
              <w:rPr>
                <w:rFonts w:ascii="Calibri" w:hAnsi="Calibri"/>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Calibri" w:hAnsi="Calibri"/>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Calibri" w:hAnsi="Calibri"/>
                <w:sz w:val="18"/>
              </w:rPr>
              <w:t>MCM-LTER via EDI</w:t>
            </w:r>
          </w:p>
        </w:tc>
        <w:tc>
          <w:tcPr>
            <w:tcW w:w="3216" w:type="dxa"/>
          </w:tcPr>
          <w:p w14:paraId="1E54EA2F" w14:textId="77777777" w:rsidR="003A210A" w:rsidRDefault="003A210A" w:rsidP="00FE7746">
            <w:pPr>
              <w:spacing w:after="20"/>
            </w:pPr>
            <w:r>
              <w:rPr>
                <w:rFonts w:ascii="Calibri" w:hAnsi="Calibri"/>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Calibri" w:hAnsi="Calibri"/>
                <w:sz w:val="18"/>
              </w:rPr>
              <w:t>ERA5 reanalysis; AMPS Antarctic weather model</w:t>
            </w:r>
          </w:p>
        </w:tc>
        <w:tc>
          <w:tcPr>
            <w:tcW w:w="3216" w:type="dxa"/>
          </w:tcPr>
          <w:p w14:paraId="3536BE72" w14:textId="77777777" w:rsidR="003A210A" w:rsidRDefault="003A210A" w:rsidP="00FE7746">
            <w:pPr>
              <w:spacing w:after="20"/>
            </w:pPr>
            <w:r>
              <w:rPr>
                <w:rFonts w:ascii="Calibri" w:hAnsi="Calibri"/>
                <w:sz w:val="18"/>
              </w:rPr>
              <w:t>Copernicus CDS; NCAR GDEX</w:t>
            </w:r>
          </w:p>
        </w:tc>
        <w:tc>
          <w:tcPr>
            <w:tcW w:w="3216" w:type="dxa"/>
          </w:tcPr>
          <w:p w14:paraId="1034ECDD" w14:textId="77777777" w:rsidR="003A210A" w:rsidRDefault="003A210A" w:rsidP="00FE7746">
            <w:pPr>
              <w:spacing w:after="20"/>
            </w:pPr>
            <w:r>
              <w:rPr>
                <w:rFonts w:ascii="Calibri" w:hAnsi="Calibri"/>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Calibri" w:hAnsi="Calibri"/>
                <w:sz w:val="18"/>
              </w:rPr>
              <w:t>Stream channel outlines (labels)</w:t>
            </w:r>
          </w:p>
        </w:tc>
        <w:tc>
          <w:tcPr>
            <w:tcW w:w="3216" w:type="dxa"/>
          </w:tcPr>
          <w:p w14:paraId="4600B729" w14:textId="77777777" w:rsidR="003A210A" w:rsidRDefault="003A210A" w:rsidP="00FE7746">
            <w:pPr>
              <w:spacing w:after="20"/>
            </w:pPr>
            <w:r>
              <w:rPr>
                <w:rFonts w:ascii="Calibri" w:hAnsi="Calibri"/>
                <w:sz w:val="18"/>
              </w:rPr>
              <w:t>MCM-LTER via EDI</w:t>
            </w:r>
          </w:p>
        </w:tc>
        <w:tc>
          <w:tcPr>
            <w:tcW w:w="3216" w:type="dxa"/>
          </w:tcPr>
          <w:p w14:paraId="247F7670" w14:textId="77777777" w:rsidR="003A210A" w:rsidRDefault="003A210A" w:rsidP="00FE7746">
            <w:pPr>
              <w:spacing w:after="20"/>
            </w:pPr>
            <w:r>
              <w:rPr>
                <w:rFonts w:ascii="Calibri" w:hAnsi="Calibri"/>
                <w:sz w:val="18"/>
              </w:rPr>
              <w:t>public, free</w:t>
            </w:r>
            <w:commentRangeEnd w:id="96"/>
            <w:r w:rsidR="00B06385">
              <w:rPr>
                <w:rStyle w:val="CommentReference"/>
                <w:sz w:val="22"/>
                <w:szCs w:val="22"/>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Calibri" w:hAnsi="Calibri"/>
                <w:sz w:val="18"/>
              </w:rPr>
              <w:t>The prior dissertation's hand-digitized training tiles</w:t>
            </w:r>
          </w:p>
        </w:tc>
        <w:tc>
          <w:tcPr>
            <w:tcW w:w="3216" w:type="dxa"/>
          </w:tcPr>
          <w:p w14:paraId="389BB35A" w14:textId="77777777" w:rsidR="003A210A" w:rsidRDefault="003A210A" w:rsidP="00FE7746">
            <w:pPr>
              <w:spacing w:after="20"/>
            </w:pPr>
            <w:r>
              <w:rPr>
                <w:rFonts w:ascii="Calibri" w:hAnsi="Calibri"/>
                <w:sz w:val="18"/>
              </w:rPr>
              <w:t>dissertation author</w:t>
            </w:r>
          </w:p>
        </w:tc>
        <w:tc>
          <w:tcPr>
            <w:tcW w:w="3216" w:type="dxa"/>
          </w:tcPr>
          <w:p w14:paraId="483C50F2" w14:textId="77777777" w:rsidR="003A210A" w:rsidRDefault="003A210A" w:rsidP="00FE7746">
            <w:pPr>
              <w:spacing w:after="20"/>
            </w:pPr>
            <w:r>
              <w:rPr>
                <w:rFonts w:ascii="Calibri" w:hAnsi="Calibri"/>
                <w:sz w:val="18"/>
              </w:rPr>
              <w:t>acquired directly from the author</w:t>
            </w:r>
          </w:p>
        </w:tc>
      </w:tr>
      <w:tr>
        <w:trPr>
          <w:ins w:id="1062" w:author="Colton Goodrich" w:date="2026-07-09T12:00:00Z"/>
        </w:trPr>
        <w:tc>
          <w:tcPr>
            <w:tcW w:type="dxa" w:w="3114"/>
          </w:tcPr>
          <w:p>
            <w:ins w:id="1063" w:author="Colton Goodrich" w:date="2026-07-09T12:00:00Z">
              <w:r>
                <w:t xml:space="preserve">ICESat-2 elevation (external control)</w:t>
              </w:r>
            </w:ins>
          </w:p>
        </w:tc>
        <w:tc>
          <w:tcPr>
            <w:tcW w:type="dxa" w:w="3129"/>
          </w:tcPr>
          <w:p>
            <w:ins w:id="1064" w:author="Colton Goodrich" w:date="2026-07-09T12:00:00Z">
              <w:r>
                <w:t xml:space="preserve">NASA NSIDC DAAC</w:t>
              </w:r>
            </w:ins>
          </w:p>
        </w:tc>
        <w:tc>
          <w:tcPr>
            <w:tcW w:type="dxa" w:w="3107"/>
          </w:tcPr>
          <w:p>
            <w:ins w:id="1065" w:author="Colton Goodrich" w:date="2026-07-09T12:00:00Z">
              <w:r>
                <w:t xml:space="preserve">public, free</w:t>
              </w:r>
            </w:ins>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 xml:space="preserve">A single workstation GPU trains the segmentation </w:t>
      </w:r>
      <w:del w:id="1046" w:author="Colton Goodrich" w:date="2026-07-09T12:00:00Z">
        <w:r>
          <w:delText xml:space="preserve">models;</w:delText>
        </w:r>
      </w:del>
      <w:ins w:id="1047" w:author="Colton Goodrich" w:date="2026-07-09T12:00:00Z">
        <w:r>
          <w:t xml:space="preserve">models, and</w:t>
        </w:r>
      </w:ins>
      <w:r>
        <w:t xml:space="preserve"> the elevation processing is CPU-bound and modest. </w:t>
      </w:r>
      <w:del w:id="1048" w:author="Colton Goodrich" w:date="2026-07-09T12:00:00Z">
        <w:r>
          <w:delText xml:space="preserve">No supercomputer allocation is required. Full-valley raster</w:delText>
        </w:r>
      </w:del>
      <w:ins w:id="1049" w:author="Colton Goodrich" w:date="2026-07-09T12:00:00Z">
        <w:r>
          <w:t xml:space="preserve">Free access to the host institution's high-performance computing cluster is available for any heavier batch processing, though the project does not depend on it. Raster</w:t>
        </w:r>
      </w:ins>
      <w:r>
        <w:t xml:space="preserve"> stacks reach tens of gigabytes and need only local </w:t>
      </w:r>
      <w:del w:id="1050" w:author="Colton Goodrich" w:date="2026-07-09T12:00:00Z">
        <w:r>
          <w:delText xml:space="preserve">storage, not specialized infrastructure.</w:delText>
        </w:r>
      </w:del>
      <w:ins w:id="1051" w:author="Colton Goodrich" w:date="2026-07-09T12:00:00Z">
        <w:r>
          <w:t xml:space="preserve">storage.</w:t>
        </w:r>
      </w:ins>
      <w:commentRangeEnd w:id="97"/>
      <w:r w:rsidR="00335823">
        <w:rPr>
          <w:rStyle w:val="CommentReference"/>
          <w:sz w:val="22"/>
          <w:szCs w:val="22"/>
        </w:rPr>
        <w:commentReference w:id="97"/>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del w:id="1052" w:author="Colton Goodrich" w:date="2026-07-09T12:00:00Z">
        <w:r>
          <w:rPr>
            <w:b/>
            <w:sz w:val="24"/>
          </w:rPr>
          <w:delText xml:space="preserve">Community Contact</w:delText>
        </w:r>
      </w:del>
      <w:ins w:id="1053" w:author="Colton Goodrich" w:date="2026-07-09T12:00:00Z">
        <w:r>
          <w:rPr>
            <w:b/>
            <w:sz w:val="24"/>
          </w:rPr>
          <w:t xml:space="preserve">Dissemination</w:t>
        </w:r>
      </w:ins>
    </w:p>
    <w:p w14:paraId="5DCC9297" w14:textId="77777777" w:rsidR="00D830E3" w:rsidRDefault="00D830E3" w:rsidP="000000FA">
      <w:commentRangeStart w:id="98"/>
      <w:del w:id="1054" w:author="Colton Goodrich" w:date="2026-07-09T12:00:00Z">
        <w:r>
          <w:delText xml:space="preserve">The dissertation author has been contacted and is responsive. Continued cooperation helps but is not vital: every analysis</w:delText>
        </w:r>
      </w:del>
      <w:ins w:id="1055" w:author="Colton Goodrich" w:date="2026-07-09T12:00:00Z">
        <w:r>
          <w:t xml:space="preserve">Results will reach the cryosphere community through presentations at AGU and polar-science meetings and through open-access publications and archived data products with DOIs. Because the analysis relies only on public data, it</w:t>
        </w:r>
      </w:ins>
      <w:r>
        <w:t xml:space="preserve"> can proceed </w:t>
      </w:r>
      <w:del w:id="1056" w:author="Colton Goodrich" w:date="2026-07-09T12:00:00Z">
        <w:r>
          <w:delText xml:space="preserve">from public data.</w:delText>
        </w:r>
      </w:del>
      <w:ins w:id="1057" w:author="Colton Goodrich" w:date="2026-07-09T12:00:00Z">
        <w:r>
          <w:t xml:space="preserve">independently.</w:t>
        </w:r>
      </w:ins>
      <w:commentRangeEnd w:id="98"/>
      <w:r w:rsidR="00335823">
        <w:rPr>
          <w:rStyle w:val="CommentReference"/>
          <w:sz w:val="22"/>
          <w:szCs w:val="22"/>
        </w:rPr>
        <w:commentReference w:id="98"/>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 xml:space="preserve">Outside the channels, change may be too small to detect. The valley floors change slowly, so much of the surface may sit below our detection threshold. If so, objective 2 </w:t>
      </w:r>
      <w:del w:id="1058" w:author="Colton Goodrich" w:date="2026-07-09T12:00:00Z">
        <w:r>
          <w:delText xml:space="preserve">narrows back to in-channel change and the landscape-wide result is reported accordingly.</w:delText>
        </w:r>
      </w:del>
      <w:ins w:id="1059" w:author="Colton Goodrich" w:date="2026-07-09T12:00:00Z">
        <w:r>
          <w:t xml:space="preserve">stays tight to the channel and its immediate margins, and results are reported at that scope.</w:t>
        </w:r>
      </w:ins>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Calibri" w:hAnsi="Calibri"/>
                <w:b/>
                <w:sz w:val="18"/>
              </w:rPr>
              <w:t>Period</w:t>
            </w:r>
          </w:p>
        </w:tc>
        <w:tc>
          <w:tcPr>
            <w:tcW w:w="3216" w:type="dxa"/>
            <w:shd w:val="clear" w:color="auto" w:fill="E8E8E8"/>
          </w:tcPr>
          <w:p w14:paraId="4FC21CD6" w14:textId="77777777" w:rsidR="003146FF" w:rsidRDefault="003146FF" w:rsidP="00FE7746">
            <w:pPr>
              <w:spacing w:after="20"/>
            </w:pPr>
            <w:r>
              <w:rPr>
                <w:rFonts w:ascii="Calibri" w:hAnsi="Calibri"/>
                <w:b/>
                <w:sz w:val="18"/>
              </w:rPr>
              <w:t>Work</w:t>
            </w:r>
          </w:p>
        </w:tc>
        <w:tc>
          <w:tcPr>
            <w:tcW w:w="3216" w:type="dxa"/>
            <w:shd w:val="clear" w:color="auto" w:fill="E8E8E8"/>
          </w:tcPr>
          <w:p w14:paraId="64D9285D" w14:textId="77777777" w:rsidR="003146FF" w:rsidRDefault="003146FF" w:rsidP="00FE7746">
            <w:pPr>
              <w:spacing w:after="20"/>
            </w:pPr>
            <w:r>
              <w:rPr>
                <w:rFonts w:ascii="Calibri" w:hAnsi="Calibri"/>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Calibri" w:hAnsi="Calibri"/>
                <w:sz w:val="18"/>
              </w:rPr>
              <w:t>Stage  1</w:t>
            </w:r>
          </w:p>
        </w:tc>
        <w:tc>
          <w:tcPr>
            <w:tcW w:w="3216" w:type="dxa"/>
          </w:tcPr>
          <w:p w14:paraId="376C4701" w14:textId="77777777"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Calibri" w:hAnsi="Calibri"/>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Calibri" w:hAnsi="Calibri"/>
                <w:sz w:val="18"/>
              </w:rPr>
              <w:t>Stage 2</w:t>
            </w:r>
          </w:p>
        </w:tc>
        <w:tc>
          <w:tcPr>
            <w:tcW w:w="3216" w:type="dxa"/>
          </w:tcPr>
          <w:p w14:paraId="79DE3DC5" w14:textId="77777777" w:rsidR="003146FF" w:rsidRDefault="003146FF" w:rsidP="00FE7746">
            <w:pPr>
              <w:spacing w:after="20"/>
            </w:pPr>
            <w:del w:id="1060" w:author="Colton Goodrich" w:date="2026-07-09T12:00:00Z">
              <w:r>
                <w:rPr>
                  <w:rFonts w:ascii="Calibri" w:hAnsi="Calibri"/>
                  <w:sz w:val="18"/>
                </w:rPr>
                <w:delText xml:space="preserve">Landscape-wide change detection + process-type classification</w:delText>
              </w:r>
            </w:del>
            <w:ins w:id="1061" w:author="Colton Goodrich" w:date="2026-07-09T12:00:00Z">
              <w:r>
                <w:rPr>
                  <w:rFonts w:ascii="Calibri" w:hAnsi="Calibri"/>
                  <w:sz w:val="18"/>
                </w:rPr>
                <w:t xml:space="preserve">Stream-corridor process attribution</w:t>
              </w:r>
            </w:ins>
            <w:r>
              <w:rPr>
                <w:rFonts w:ascii="Calibri" w:hAnsi="Calibri"/>
                <w:sz w:val="18"/>
              </w:rPr>
              <w:t xml:space="preserve">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Calibri" w:hAnsi="Calibri"/>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Calibri" w:hAnsi="Calibri"/>
                <w:sz w:val="18"/>
              </w:rPr>
              <w:t>Stage 3</w:t>
            </w:r>
          </w:p>
        </w:tc>
        <w:tc>
          <w:tcPr>
            <w:tcW w:w="3216" w:type="dxa"/>
          </w:tcPr>
          <w:p w14:paraId="3BF807C1" w14:textId="77777777"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Calibri" w:hAnsi="Calibri"/>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Calibri" w:hAnsi="Calibri"/>
          <w:sz w:val="28"/>
        </w:rPr>
      </w:pPr>
      <w:r w:rsidRPr="002963AF">
        <w:rPr>
          <w:rFonts w:ascii="Calibri" w:hAnsi="Calibri"/>
          <w:b/>
          <w:sz w:val="32"/>
        </w:rPr>
        <w:t>References</w:t>
      </w:r>
    </w:p>
    <w:p w14:paraId="4CB80BDE" w14:textId="77777777" w:rsidR="003146FF" w:rsidRDefault="003146FF" w:rsidP="003146FF">
      <w:pPr>
        <w:spacing w:after="120"/>
      </w:pPr>
      <w:r>
        <w:rPr>
          <w:rFonts w:ascii="Calibri" w:hAnsi="Calibri"/>
        </w:rPr>
        <w:t>[1] Barlow, M. C. (2026). A Comprehensive Spatial Analysis of Stream Boundary and Geomorphological Change Detection: McMurdo Dry Valleys, Antarctica. PhD Dissertation.</w:t>
      </w:r>
      <w:r>
        <w:rPr>
          <w:rFonts w:ascii="Calibri" w:hAnsi="Calibri"/>
          <w:i/>
        </w:rPr>
      </w:r>
      <w:r>
        <w:rPr>
          <w:rFonts w:ascii="Calibri" w:hAnsi="Calibri"/>
        </w:rPr>
      </w:r>
    </w:p>
    <w:p w14:paraId="4BAC2EDF" w14:textId="77777777"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14:paraId="278EF815" w14:textId="77777777" w:rsidR="003146FF" w:rsidRDefault="003146FF" w:rsidP="003146FF">
      <w:pPr>
        <w:spacing w:after="120"/>
      </w:pPr>
      <w:r>
        <w:rPr>
          <w:rFonts w:ascii="Calibri" w:hAnsi="Calibri"/>
        </w:rPr>
        <w:t xml:space="preserve">[3] Höhle, J., &amp; Höhle, M. (2009). Accuracy assessment of digital elevation models by means of robust statistical methods. </w:t>
      </w:r>
      <w:r>
        <w:rPr>
          <w:rFonts w:ascii="Calibri" w:hAnsi="Calibri"/>
          <w:i/>
        </w:rPr>
        <w:t>ISPRS J. Photogramm. Remote Sens.</w:t>
      </w:r>
      <w:r>
        <w:rPr>
          <w:rFonts w:ascii="Calibri" w:hAnsi="Calibri"/>
        </w:rPr>
        <w:t xml:space="preserve"> 64(4):398–406.</w:t>
      </w:r>
    </w:p>
    <w:p w14:paraId="32CFF3A7" w14:textId="77777777" w:rsidR="003146FF" w:rsidRDefault="003146FF" w:rsidP="003146FF">
      <w:pPr>
        <w:spacing w:after="120"/>
      </w:pPr>
      <w:r>
        <w:rPr>
          <w:rFonts w:ascii="Calibri" w:hAnsi="Calibri"/>
        </w:rPr>
        <w:lastRenderedPageBreak/>
        <w:t xml:space="preserve">[4] Howat, I. M., et al. (2019). The Reference Elevation Model of Antarctica (REMA). </w:t>
      </w:r>
      <w:r>
        <w:rPr>
          <w:rFonts w:ascii="Calibri" w:hAnsi="Calibri"/>
          <w:i/>
        </w:rPr>
        <w:t>The Cryosphere</w:t>
      </w:r>
      <w:r>
        <w:rPr>
          <w:rFonts w:ascii="Calibri" w:hAnsi="Calibri"/>
        </w:rPr>
        <w:t xml:space="preserve"> 13:665–674.</w:t>
      </w:r>
    </w:p>
    <w:p w14:paraId="6EC32615" w14:textId="77777777" w:rsidR="003146FF" w:rsidRDefault="003146FF" w:rsidP="003146FF">
      <w:pPr>
        <w:spacing w:after="120"/>
      </w:pPr>
      <w:r>
        <w:rPr>
          <w:rFonts w:ascii="Calibri" w:hAnsi="Calibri"/>
        </w:rPr>
        <w:t xml:space="preserve">[5] Ronneberger, O., Fischer, P., &amp; Brox, T. (2015). U-Net: Convolutional Networks for Biomedical Image Segmentation. </w:t>
      </w:r>
      <w:r>
        <w:rPr>
          <w:rFonts w:ascii="Calibri" w:hAnsi="Calibri"/>
          <w:i/>
        </w:rPr>
        <w:t>MICCAI</w:t>
      </w:r>
      <w:r>
        <w:rPr>
          <w:rFonts w:ascii="Calibri" w:hAnsi="Calibri"/>
        </w:rPr>
        <w:t xml:space="preserve"> 234–241.</w:t>
      </w:r>
    </w:p>
    <w:p w14:paraId="4F98DA5B" w14:textId="77777777" w:rsidR="003146FF" w:rsidRDefault="003146FF" w:rsidP="003146FF">
      <w:pPr>
        <w:spacing w:after="120"/>
      </w:pPr>
      <w:r>
        <w:rPr>
          <w:rFonts w:ascii="Calibri" w:hAnsi="Calibri"/>
        </w:rPr>
        <w:t xml:space="preserve">[6] McMurdo Dry Valleys LTER. Stream, meteorology, glacier, and soil datasets. Environmental Data Initiative (EDI), </w:t>
      </w:r>
      <w:r>
        <w:t>knb-lter-mcm.*</w:t>
      </w:r>
      <w:r>
        <w:rPr>
          <w:rFonts w:ascii="Calibri" w:hAnsi="Calibri"/>
        </w:rPr>
        <w:t>.</w:t>
      </w:r>
    </w:p>
    <w:p w14:paraId="35FDB019" w14:textId="77777777" w:rsidR="00D830E3" w:rsidRDefault="003146FF" w:rsidP="00C315DC">
      <w:pPr>
        <w:spacing w:after="120"/>
      </w:pPr>
      <w:r>
        <w:rPr>
          <w:rFonts w:ascii="Calibri" w:hAnsi="Calibri"/>
        </w:rPr>
        <w:t xml:space="preserve">[7] Hersbach, H., et al. (2020). The ERA5 global reanalysis. </w:t>
      </w:r>
      <w:r>
        <w:rPr>
          <w:rFonts w:ascii="Calibri" w:hAnsi="Calibri"/>
          <w:i/>
        </w:rPr>
        <w:t>Q. J. R. Meteorol. Soc.</w:t>
      </w:r>
      <w:r>
        <w:rPr>
          <w:rFonts w:ascii="Calibri" w:hAnsi="Calibri"/>
        </w:rPr>
        <w:t xml:space="preserve"> 146:1999–2049.</w:t>
      </w:r>
    </w:p>
    <w:p w14:paraId="35FDB019" w14:textId="77777777" w:rsidR="00D830E3" w:rsidRDefault="003146FF" w:rsidP="00C315DC">
      <w:pPr>
        <w:spacing w:after="120"/>
      </w:pPr>
      <w:r>
        <w:rPr>
          <w:rFonts w:ascii="Calibri" w:hAnsi="Calibri"/>
        </w:rPr>
        <w:t>[8] Schenk, T., Csatho, B., Ahn, Y., Yoon, T., Shin, S. W., &amp; Huh, K. I. (2004). DEM generation from the Antarctic LiDAR data: Site report. US Geological Survey.</w:t>
      </w:r>
      <w:r>
        <w:rPr>
          <w:rFonts w:ascii="Calibri" w:hAnsi="Calibri"/>
          <w:i/>
        </w:rPr>
      </w:r>
      <w:r>
        <w:rPr>
          <w:rFonts w:ascii="Calibri" w:hAnsi="Calibri"/>
        </w:rPr>
      </w:r>
    </w:p>
    <w:p w14:paraId="35FDB019" w14:textId="77777777" w:rsidR="00D830E3" w:rsidRDefault="003146FF" w:rsidP="00C315DC">
      <w:pPr>
        <w:spacing w:after="120"/>
      </w:pPr>
      <w:r>
        <w:rPr>
          <w:rFonts w:ascii="Calibri" w:hAnsi="Calibri"/>
        </w:rPr>
        <w:t>[9] Fountain, A. G., et al. (1999). Physical controls on the Taylor Valley ecosystem, Antarctica. BioScience 49(12):961-971.</w:t>
      </w:r>
      <w:r>
        <w:rPr>
          <w:rFonts w:ascii="Calibri" w:hAnsi="Calibri"/>
          <w:i/>
        </w:rPr>
      </w:r>
      <w:r>
        <w:rPr>
          <w:rFonts w:ascii="Calibri" w:hAnsi="Calibri"/>
        </w:rPr>
      </w:r>
    </w:p>
    <w:p w14:paraId="602A54A2" w14:textId="77777777" w:rsidR="00504EDB" w:rsidRDefault="00504EDB" w:rsidP="00504EDB">
      <w:pPr>
        <w:pStyle w:val="Default"/>
        <w:rPr/>
      </w:pP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17</cp:revision>
  <dcterms:created xsi:type="dcterms:W3CDTF">2026-07-06T13:13:00Z</dcterms:created>
  <dcterms:modified xsi:type="dcterms:W3CDTF">2026-07-09T00:43:00Z</dcterms:modified>
</cp:coreProperties>
</file>