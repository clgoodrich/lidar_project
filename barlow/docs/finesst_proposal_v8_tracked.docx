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74D42" w14:textId="77777777" w:rsidR="0064217E" w:rsidRDefault="001D269F">
      <w:pPr>
        <w:rPr>
          <w:b/>
          <w:sz w:val="40"/>
        </w:rPr>
      </w:pPr>
      <w:r w:rsidRPr="00ED5E8F">
        <w:rPr>
          <w:b/>
          <w:sz w:val="40"/>
        </w:rPr>
        <w:t>Detection to Attribution: Linking Two Decades of Antarctic Stream-Channel Change to Climate Drivers Utilizing Terrain Data</w:t>
      </w:r>
    </w:p>
    <w:p w14:paraId="2B5BE5A6" w14:textId="08B36317" w:rsidR="00ED5E8F" w:rsidRDefault="00ED5E8F">
      <w:r>
        <w:t xml:space="preserve">Summary: Previous work [1] has identified places where Antarctic Dry Valley streams are reshaping the land, but it stops at location and doesn’t examine the causes of stream migration. This project attempts to elucidate the drivers of channel migration. Using remote sensing and machine learning, it links the measured changes to the driving processes (heat, melt, thawing ground), </w:t>
      </w:r>
      <w:del w:id="1001" w:author="Colton Goodrich" w:date="2026-07-09T12:00:00Z">
        <w:r>
          <w:delText xml:space="preserve">widens</w:delText>
        </w:r>
      </w:del>
      <w:ins w:id="1002" w:author="Colton Goodrich" w:date="2026-07-09T12:00:00Z">
        <w:r>
          <w:t xml:space="preserve">extends</w:t>
        </w:r>
      </w:ins>
      <w:r>
        <w:t xml:space="preserve"> the measurement from the </w:t>
      </w:r>
      <w:del w:id="1003" w:author="Colton Goodrich" w:date="2026-07-09T12:00:00Z">
        <w:r>
          <w:delText xml:space="preserve">stream channels to the whole valley floor,</w:delText>
        </w:r>
      </w:del>
      <w:ins w:id="1004" w:author="Colton Goodrich" w:date="2026-07-09T12:00:00Z">
        <w:r>
          <w:t xml:space="preserve">channel centerline into the near-channel corridor,</w:t>
        </w:r>
      </w:ins>
      <w:r>
        <w:t xml:space="preserve"> and attaches a real uncertainty value to every pixel.</w:t>
      </w:r>
      <w:r w:rsidR="00BC2DC4"/>
      <w:r/>
      <w:r w:rsidR="00BC2DC4"/>
      <w:r/>
      <w:r w:rsidR="00BC2DC4"/>
      <w:r/>
      <w:r w:rsidR="00BC2DC4"/>
      <w:r/>
      <w:r w:rsidR="00BC2DC4"/>
      <w:r/>
      <w:r w:rsidR="00BC2DC4"/>
      <w:r/>
      <w:r w:rsidR="00BC2DC4"/>
      <w:r w:rsidR="00BC2DC4"/>
      <w:r w:rsidR="00BC2DC4"/>
      <w:r w:rsidR="00BC2DC4"/>
      <w:r/>
      <w:r w:rsidR="00BC2DC4"/>
      <w:r/>
    </w:p>
    <w:p w14:paraId="7F85D0C4" w14:textId="77777777" w:rsidR="00ED5E8F" w:rsidRDefault="00ED5E8F" w:rsidP="00ED5E8F">
      <w:pPr>
        <w:rPr>
          <w:b/>
        </w:rPr>
      </w:pPr>
      <w:r w:rsidRPr="00ED5E8F">
        <w:rPr>
          <w:b/>
          <w:sz w:val="24"/>
        </w:rPr>
        <w:t>The Setup and the Gap</w:t>
      </w:r>
    </w:p>
    <w:p w14:paraId="4BA6E9A3" w14:textId="03BE579E" w:rsidR="00ED5E8F" w:rsidRDefault="00ED5E8F" w:rsidP="00ED5E8F">
      <w:pPr>
        <w:rPr>
          <w:b/>
        </w:rPr>
      </w:pPr>
      <w:r>
        <w:t>The McMurdo Dry Valleys (MDVs) are the largest ice-free region of Antarctica. For most of a century they were treated as one of Earth's most stable landscapes, lacking strong erosive forces. That view is now an open question. The valleys are energy-limited: ice is everywhere, and there is barely enough summer heat to melt much of it [9]. A small warming produces a measurable response — ephemeral streams (channels that flow only during a brief melt season) carry more water, move sediment, and reshape the terrain.</w:t>
      </w:r>
      <w:r w:rsidR="00BC2DC4"/>
      <w:r w:rsidR="00BC2DC4"/>
      <w:r/>
      <w:r w:rsidR="00BC2DC4"/>
      <w:r/>
    </w:p>
    <w:p w14:paraId="5D5DE469" w14:textId="77777777" w:rsidR="00887D0E" w:rsidRDefault="002963AF">
      <w:pPr>
        <w:jc w:val="center"/>
      </w:pPr>
      <w:r>
        <w:rPr>
          <w:noProof/>
        </w:rPr>
        <w:drawing>
          <wp:inline distT="0" distB="0" distL="0" distR="0" wp14:anchorId="64234BB5" wp14:editId="391C5956">
            <wp:extent cx="5486400" cy="27066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ocation.png"/>
                    <pic:cNvPicPr/>
                  </pic:nvPicPr>
                  <pic:blipFill>
                    <a:blip r:embed="rId5"/>
                    <a:stretch>
                      <a:fillRect/>
                    </a:stretch>
                  </pic:blipFill>
                  <pic:spPr>
                    <a:xfrm>
                      <a:off x="0" y="0"/>
                      <a:ext cx="5486400" cy="2706624"/>
                    </a:xfrm>
                    <a:prstGeom prst="rect">
                      <a:avLst/>
                    </a:prstGeom>
                  </pic:spPr>
                </pic:pic>
              </a:graphicData>
            </a:graphic>
          </wp:inline>
        </w:drawing>
      </w:r>
    </w:p>
    <w:p w14:paraId="761073F2" w14:textId="18ED8A43" w:rsidR="00887D0E" w:rsidRDefault="002963AF">
      <w:pPr>
        <w:jc w:val="center"/>
      </w:pPr>
      <w:r>
        <w:rPr>
          <w:i/>
          <w:color w:val="404040"/>
          <w:sz w:val="18"/>
        </w:rPr>
        <w:t xml:space="preserve">Figure 1. Study area. (A) The McMurdo Dry Valleys within Antarctica (coastline: Natural Earth). (B) Hillshade of the study-area lidar DEM (1 m), showing the incised valley-floor channels this project measures; </w:t>
      </w:r>
    </w:p>
    <w:p w14:paraId="703D0904" w14:textId="77777777" w:rsidR="00ED4F0D" w:rsidRDefault="00ED4F0D" w:rsidP="00ED5E8F">
      <w:pPr>
        <w:rPr>
          <w:b/>
        </w:rPr>
      </w:pPr>
      <w:r>
        <w:rPr>
          <w:b/>
          <w:sz w:val="24"/>
        </w:rPr>
        <w:t>Present Data</w:t>
      </w:r>
    </w:p>
    <w:p w14:paraId="708FD344" w14:textId="14198F94" w:rsidR="00ED4F0D" w:rsidRDefault="00ED4F0D" w:rsidP="00ED5E8F">
      <w:pPr>
        <w:rPr>
          <w:b/>
        </w:rPr>
      </w:pPr>
      <w:r>
        <w:t>The prior dissertation and related publications [1, 2] laid the foundation for this study by providing the following initial data products:</w:t>
      </w:r>
      <w:r w:rsidR="00BC2DC4"/>
      <w:r w:rsidR="003131C9"/>
      <w:r w:rsidR="003131C9"/>
      <w:r/>
    </w:p>
    <w:p w14:paraId="58A8B86F" w14:textId="4C977901" w:rsidR="00ED4F0D" w:rsidRDefault="00ED4F0D" w:rsidP="00ED4F0D">
      <w:pPr>
        <w:pStyle w:val="ListParagraph"/>
        <w:numPr>
          <w:ilvl w:val="0"/>
          <w:numId w:val="2"/>
        </w:numPr>
        <w:rPr>
          <w:b/>
        </w:rPr>
      </w:pPr>
      <w:r>
        <w:lastRenderedPageBreak/>
        <w:t xml:space="preserve">A U-Net </w:t>
      </w:r>
      <w:r w:rsidR="00BC2DC4">
        <w:t xml:space="preserve">ML methodology </w:t>
      </w:r>
      <w:r>
        <w:t xml:space="preserve">that finds stream channels </w:t>
      </w:r>
      <w:r w:rsidR="00BC2DC4">
        <w:t>using high resolution terrain</w:t>
      </w:r>
      <w:r>
        <w:t xml:space="preserve"> (elevation, slope, aspect)</w:t>
      </w:r>
      <w:r>
        <w:t xml:space="preserve">. </w:t>
      </w:r>
    </w:p>
    <w:p w14:paraId="5BB86758" w14:textId="714FD9EB" w:rsidR="00ED4F0D" w:rsidRDefault="003131C9" w:rsidP="00ED4F0D">
      <w:pPr>
        <w:pStyle w:val="ListParagraph"/>
        <w:numPr>
          <w:ilvl w:val="0"/>
          <w:numId w:val="2"/>
        </w:numPr>
        <w:rPr>
          <w:b/>
        </w:rPr>
      </w:pPr>
      <w:r>
        <w:t>Initial verification that repeat acquisition and valley wide REMA (Reference Elevation Model of Antarctica) satellite DEMs [4] are precise and high-resolution enough to detect stream-corridor change once aligned to external control.</w:t>
      </w:r>
      <w:r/>
      <w:r w:rsidR="00ED4F0D"/>
      <w:r/>
      <w:r w:rsidR="00ED4F0D"/>
      <w:r/>
      <w:r w:rsidR="00ED4F0D"/>
      <w:r/>
      <w:r/>
      <w:r w:rsidR="00504EDB"/>
      <w:r/>
      <w:r w:rsidR="00ED4F0D"/>
      <w:r/>
      <w:r/>
      <w:r/>
      <w:r/>
      <w:r w:rsidR="00ED4F0D"/>
      <w:r/>
      <w:r w:rsidR="00ED4F0D"/>
    </w:p>
    <w:p w14:paraId="4C617FD2" w14:textId="1C29C702" w:rsidR="00ED4F0D" w:rsidRDefault="00ED4F0D" w:rsidP="00ED4F0D">
      <w:pPr>
        <w:pStyle w:val="ListParagraph"/>
        <w:numPr>
          <w:ilvl w:val="0"/>
          <w:numId w:val="2"/>
        </w:numPr>
        <w:rPr>
          <w:b/>
        </w:rPr>
      </w:pPr>
      <w:r>
        <w:t xml:space="preserve">Maps of elevation change (erosion and deposition) across four </w:t>
      </w:r>
      <w:r w:rsidR="003131C9">
        <w:t xml:space="preserve">Antarctic </w:t>
      </w:r>
      <w:r>
        <w:t>valleys and three survey periods (2001, 2014, 2021-23).</w:t>
      </w:r>
    </w:p>
    <w:p w14:paraId="537187DC" w14:textId="77777777" w:rsidR="00627337" w:rsidRDefault="00627337" w:rsidP="00627337">
      <w:pPr>
        <w:rPr>
          <w:b/>
        </w:rPr>
      </w:pPr>
      <w:del w:id="1005" w:author="Colton Goodrich" w:date="2026-07-09T12:00:00Z">
        <w:r>
          <w:rPr>
            <w:b/>
            <w:sz w:val="24"/>
          </w:rPr>
          <w:delText xml:space="preserve">Current Data Deficiencies</w:delText>
        </w:r>
      </w:del>
      <w:ins w:id="1006" w:author="Colton Goodrich" w:date="2026-07-09T12:00:00Z">
        <w:r>
          <w:rPr>
            <w:b/>
            <w:sz w:val="24"/>
          </w:rPr>
          <w:t xml:space="preserve">The Open Question</w:t>
        </w:r>
      </w:ins>
    </w:p>
    <w:p w14:paraId="4575E454" w14:textId="6FFA632B" w:rsidR="00627337" w:rsidRDefault="00627337" w:rsidP="00627337">
      <w:pPr>
        <w:rPr>
          <w:b/>
        </w:rPr>
      </w:pPr>
      <w:del w:id="1007" w:author="Colton Goodrich" w:date="2026-07-09T12:00:00Z">
        <w:r>
          <w:delText xml:space="preserve">The current state of the art as given in the dissertation is descriptive: it identifies where change happens but does not answer the larger question of why — what are the primary driving factor(s)? Because that work was masked to the stream channels, everything the elevation differencing measured outside them (thawing ground, fans) was set aside. This proposal completes it.</w:delText>
        </w:r>
      </w:del>
      <w:ins w:id="1008" w:author="Colton Goodrich" w:date="2026-07-09T12:00:00Z">
        <w:r>
          <w:t xml:space="preserve">Detecting where channels change is now feasible; explaining why is not. The open question is which climate drivers set the rate of channel change, and whether melt energy or water volume dominates. This project attributes measured stream-channel change to those drivers and attaches calibrated per-pixel uncertainty to every measurement.</w:t>
        </w:r>
      </w:ins>
      <w:commentRangeStart w:id="57"/>
      <w:commentRangeEnd w:id="57"/>
      <w:r w:rsidR="003131C9">
        <w:rPr>
          <w:rStyle w:val="CommentReference"/>
          <w:b/>
          <w:sz w:val="22"/>
          <w:szCs w:val="22"/>
        </w:rPr>
        <w:commentReference w:id="57"/>
      </w:r>
    </w:p>
    <w:p w14:paraId="56C54973" w14:textId="77777777" w:rsidR="00734BA2" w:rsidRDefault="00C777BB" w:rsidP="00C777BB">
      <w:pPr>
        <w:rPr>
          <w:b/>
        </w:rPr>
      </w:pPr>
      <w:r>
        <w:rPr>
          <w:b/>
          <w:sz w:val="24"/>
        </w:rPr>
        <w:t>NASA Relevance</w:t>
      </w:r>
    </w:p>
    <w:p w14:paraId="699F9FEF" w14:textId="2A11ED55" w:rsidR="00C777BB" w:rsidRDefault="00C777BB" w:rsidP="00C777BB">
      <w:pPr>
        <w:rPr>
          <w:b/>
        </w:rPr>
      </w:pPr>
      <w:r>
        <w:t>The 2001 baseline is NASA data — an airborne LiDAR swath never fully exploited for surface change – reference for this as well [8]. The project turns the airborne lidar, REMA satellite DEMs (corrected and controlled by airborne lidar and ICESat-2 observations) and reanalysis, into a continuing, uncertainty-calibrated record of climate-driven surface change in the Dry Valleys. The methods travel beyond the site to any elevation-differencing problem, including the surface-change records NASA missions such as ICESat-2 and NISAR produce. The analysis will also enable future change detection from the high resolution terrain observations resulting from the possible future Surface Topography and Vegetation (STV) observing system. The Dry Valleys are also the canonical terrestrial analog for cold-desert planetary surfaces such as Mars. The proposed research also develops the skills NASA's open-science strategy calls for: open geospatial data, machine learning on remote sensing, and honest uncertainty.</w:t>
      </w:r>
      <w:r w:rsidR="003131C9"/>
      <w:r w:rsidR="00504EDB"/>
      <w:r/>
      <w:r w:rsidR="00B06385"/>
      <w:r/>
      <w:r/>
      <w:r w:rsidR="00B06385"/>
      <w:r w:rsidR="00B06385"/>
      <w:r/>
      <w:r w:rsidR="00504EDB"/>
      <w:r/>
      <w:r w:rsidR="00B06385"/>
      <w:r w:rsidR="00B06385"/>
      <w:r w:rsidR="00B06385"/>
      <w:r w:rsidR="00B06385"/>
      <w:r w:rsidR="00B06385"/>
      <w:r w:rsidR="00B06385"/>
      <w:r/>
      <w:r w:rsidR="00B06385"/>
      <w:r w:rsidR="00B06385"/>
      <w:r/>
    </w:p>
    <w:p w14:paraId="2BC787E4" w14:textId="77777777" w:rsidR="006A5D79" w:rsidRPr="002963AF" w:rsidRDefault="006A5D79" w:rsidP="00C777BB">
      <w:pPr>
        <w:rPr>
          <w:b/>
          <w:sz w:val="28"/>
        </w:rPr>
      </w:pPr>
      <w:r w:rsidRPr="002963AF">
        <w:rPr>
          <w:b/>
          <w:sz w:val="32"/>
        </w:rPr>
        <w:t>Objectives</w:t>
      </w:r>
    </w:p>
    <w:p w14:paraId="20B4F72B" w14:textId="16CDEC23" w:rsidR="006A5D79" w:rsidRDefault="00B06385" w:rsidP="00C777BB">
      <w:r>
        <w:t xml:space="preserve">The project considers </w:t>
      </w:r>
      <w:r>
        <w:t>t</w:t>
      </w:r>
      <w:r>
        <w:t xml:space="preserve">hree </w:t>
      </w:r>
      <w:r w:rsidR="006A5D79">
        <w:t>objectives:</w:t>
      </w:r>
    </w:p>
    <w:p w14:paraId="597AEF15" w14:textId="349B636A" w:rsidR="006A5D79" w:rsidRDefault="006A5D79" w:rsidP="006A5D79">
      <w:pPr>
        <w:pStyle w:val="ListParagraph"/>
        <w:numPr>
          <w:ilvl w:val="0"/>
          <w:numId w:val="3"/>
        </w:numPr>
      </w:pPr>
      <w:r>
        <w:t xml:space="preserve">Attribution. Determination of  which climate drivers control each stream's rate of geomorphic change. Candidate drivers </w:t>
      </w:r>
      <w:del w:id="1009" w:author="Colton Goodrich" w:date="2026-07-09T12:00:00Z">
        <w:r>
          <w:delText xml:space="preserve">include:</w:delText>
        </w:r>
      </w:del>
      <w:ins w:id="1010" w:author="Colton Goodrich" w:date="2026-07-09T12:00:00Z">
        <w:r>
          <w:t xml:space="preserve">— drawn from MDV-LTER station records [6] and the ERA5 reanalysis [7] — are</w:t>
        </w:r>
      </w:ins>
      <w:r>
        <w:t xml:space="preserve"> air temperature, incoming sunlight, meltwater discharge, glacial </w:t>
      </w:r>
      <w:del w:id="1011" w:author="Colton Goodrich" w:date="2026-07-09T12:00:00Z">
        <w:r>
          <w:delText xml:space="preserve">mass,</w:delText>
        </w:r>
      </w:del>
      <w:ins w:id="1012" w:author="Colton Goodrich" w:date="2026-07-09T12:00:00Z">
        <w:r>
          <w:t xml:space="preserve">mass balance,</w:t>
        </w:r>
      </w:ins>
      <w:r>
        <w:t xml:space="preserve"> and summer thaw. We hypothesize that melt energy will predict sediment movement better than water volume alone. The hypothesis is testable: if discharge alone correlates with channel migration rate then the hypothesis fails.</w:t>
      </w:r>
      <w:commentRangeStart w:id="80"/>
      <w:commentRangeEnd w:id="80"/>
      <w:r w:rsidR="00B06385">
        <w:rPr>
          <w:rStyle w:val="CommentReference"/>
          <w:sz w:val="22"/>
          <w:szCs w:val="22"/>
        </w:rPr>
        <w:commentReference w:id="80"/>
      </w:r>
    </w:p>
    <w:p w14:paraId="5C32D6E3" w14:textId="77777777" w:rsidR="006A5D79" w:rsidRDefault="005E16C2" w:rsidP="006A5D79">
      <w:pPr>
        <w:pStyle w:val="ListParagraph"/>
        <w:numPr>
          <w:ilvl w:val="0"/>
          <w:numId w:val="3"/>
        </w:numPr>
      </w:pPr>
      <w:commentRangeStart w:id="92"/>
      <w:del w:id="1013" w:author="Colton Goodrich" w:date="2026-07-09T12:00:00Z">
        <w:r>
          <w:delText xml:space="preserve">Landscape-wide geomorphic change. Extend the measurement from the stream channels to the whole valley floor, and classify each patch of change by process:</w:delText>
        </w:r>
      </w:del>
      <w:ins w:id="1014" w:author="Colton Goodrich" w:date="2026-07-09T12:00:00Z">
        <w:r>
          <w:t xml:space="preserve">Process attribution along the stream corridor. Beyond the channel centerline, classify change in the near-channel corridor —</w:t>
        </w:r>
      </w:ins>
      <w:r>
        <w:t xml:space="preserve"> channel shift </w:t>
      </w:r>
      <w:del w:id="1015" w:author="Colton Goodrich" w:date="2026-07-09T12:00:00Z">
        <w:r>
          <w:delText xml:space="preserve">or avulsion, thaw</w:delText>
        </w:r>
      </w:del>
      <w:ins w:id="1016" w:author="Colton Goodrich" w:date="2026-07-09T12:00:00Z">
        <w:r>
          <w:t xml:space="preserve">and avulsion, bank thaw and</w:t>
        </w:r>
      </w:ins>
      <w:r>
        <w:t xml:space="preserve"> subsidence, </w:t>
      </w:r>
      <w:del w:id="1017" w:author="Colton Goodrich" w:date="2026-07-09T12:00:00Z">
        <w:r>
          <w:delText xml:space="preserve">slope movement, fan growth, and lake-margin change.</w:delText>
        </w:r>
      </w:del>
      <w:ins w:id="1018" w:author="Colton Goodrich" w:date="2026-07-09T12:00:00Z">
        <w:r>
          <w:t xml:space="preserve">and fan growth — by process type. Bedrock and stable soils outside the corridor provide the fixed control needed to co-register the sensors, so every change is measured against genuinely stable ground.</w:t>
        </w:r>
      </w:ins>
      <w:commentRangeEnd w:id="92"/>
      <w:r w:rsidR="00B06385">
        <w:rPr>
          <w:rStyle w:val="CommentReference"/>
          <w:sz w:val="22"/>
          <w:szCs w:val="22"/>
        </w:rPr>
        <w:commentReference w:id="92"/>
      </w:r>
    </w:p>
    <w:p w14:paraId="256AAFA3" w14:textId="77777777" w:rsidR="005E16C2" w:rsidRDefault="005E16C2" w:rsidP="005E16C2">
      <w:pPr>
        <w:ind w:left="720"/>
      </w:pPr>
      <w:r>
        <w:lastRenderedPageBreak/>
        <w:t>The satellite record past 2014 exists only on the free REMA DEM, whose elevations are tricky to combine with LiDAR in terrain-dependent ways. Correcting that is part of the method, not a chief objective.</w:t>
      </w:r>
    </w:p>
    <w:p w14:paraId="08E0CCA5" w14:textId="77777777" w:rsidR="005E16C2" w:rsidRDefault="00EE4652" w:rsidP="006A5D79">
      <w:pPr>
        <w:pStyle w:val="ListParagraph"/>
        <w:numPr>
          <w:ilvl w:val="0"/>
          <w:numId w:val="3"/>
        </w:numPr>
      </w:pPr>
      <w:commentRangeStart w:id="93"/>
      <w:r>
        <w:t xml:space="preserve">Calibrated uncertainty. </w:t>
      </w:r>
      <w:del w:id="1019" w:author="Colton Goodrich" w:date="2026-07-09T12:00:00Z">
        <w:r>
          <w:delText xml:space="preserve">Replace the dissertation's single valley-wide noise estimate with</w:delText>
        </w:r>
      </w:del>
      <w:ins w:id="1020" w:author="Colton Goodrich" w:date="2026-07-09T12:00:00Z">
        <w:r>
          <w:t xml:space="preserve">Provide</w:t>
        </w:r>
      </w:ins>
      <w:r>
        <w:t xml:space="preserve"> a per-pixel detection threshold for slope, aspect, and </w:t>
      </w:r>
      <w:del w:id="1021" w:author="Colton Goodrich" w:date="2026-07-09T12:00:00Z">
        <w:r>
          <w:delText xml:space="preserve">sensor.</w:delText>
        </w:r>
      </w:del>
      <w:ins w:id="1022" w:author="Colton Goodrich" w:date="2026-07-09T12:00:00Z">
        <w:r>
          <w:t xml:space="preserve">sensor, in place of a single valley-wide noise value.</w:t>
        </w:r>
      </w:ins>
      <w:r>
        <w:t xml:space="preserve"> Success test: on ground that did not change, a 95% confidence threshold should be exceeded by 5% of pixels.</w:t>
      </w:r>
      <w:commentRangeEnd w:id="93"/>
      <w:r w:rsidR="00B06385">
        <w:rPr>
          <w:rStyle w:val="CommentReference"/>
          <w:sz w:val="22"/>
          <w:szCs w:val="22"/>
        </w:rPr>
        <w:commentReference w:id="93"/>
      </w:r>
    </w:p>
    <w:p w14:paraId="331793E9" w14:textId="77777777" w:rsidR="00EE4652" w:rsidRPr="002963AF" w:rsidRDefault="00EE4652" w:rsidP="00EE4652">
      <w:pPr>
        <w:rPr>
          <w:sz w:val="28"/>
        </w:rPr>
      </w:pPr>
      <w:r w:rsidRPr="002963AF">
        <w:rPr>
          <w:b/>
          <w:sz w:val="32"/>
        </w:rPr>
        <w:t>Approach</w:t>
      </w:r>
    </w:p>
    <w:p w14:paraId="2A920D70" w14:textId="77777777" w:rsidR="00EE4652" w:rsidRDefault="00EE4652" w:rsidP="00EE4652">
      <w:r>
        <w:t>By objective:</w:t>
      </w:r>
    </w:p>
    <w:p w14:paraId="401A5994" w14:textId="77777777" w:rsidR="00887D0E" w:rsidRDefault="002963AF">
      <w:pPr>
        <w:jc w:val="center"/>
      </w:pPr>
      <w:r>
        <w:rPr>
          <w:noProof/>
        </w:rPr>
        <w:drawing>
          <wp:inline distT="0" distB="0" distL="0" distR="0" wp14:anchorId="0F9C1861" wp14:editId="725FF66F">
            <wp:extent cx="5486400" cy="38304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orkflow.png"/>
                    <pic:cNvPicPr/>
                  </pic:nvPicPr>
                  <pic:blipFill>
                    <a:blip r:embed="rId10"/>
                    <a:stretch>
                      <a:fillRect/>
                    </a:stretch>
                  </pic:blipFill>
                  <pic:spPr>
                    <a:xfrm>
                      <a:off x="0" y="0"/>
                      <a:ext cx="5486400" cy="3830432"/>
                    </a:xfrm>
                    <a:prstGeom prst="rect">
                      <a:avLst/>
                    </a:prstGeom>
                  </pic:spPr>
                </pic:pic>
              </a:graphicData>
            </a:graphic>
          </wp:inline>
        </w:drawing>
      </w:r>
    </w:p>
    <w:p w14:paraId="4DEB5F14" w14:textId="77777777" w:rsidR="00887D0E" w:rsidRDefault="002963AF">
      <w:pPr>
        <w:jc w:val="center"/>
      </w:pPr>
      <w:commentRangeStart w:id="94"/>
      <w:r>
        <w:rPr>
          <w:i/>
          <w:color w:val="404040"/>
          <w:sz w:val="18"/>
        </w:rPr>
        <w:t xml:space="preserve">Figure 2. Planned detection-to-attribution workflow: three DEM epochs, </w:t>
      </w:r>
      <w:del w:id="1023" w:author="Colton Goodrich" w:date="2026-07-09T12:00:00Z">
        <w:r>
          <w:rPr>
            <w:i/>
            <w:color w:val="404040"/>
            <w:sz w:val="18"/>
          </w:rPr>
          <w:delText xml:space="preserve">co-registration,</w:delText>
        </w:r>
      </w:del>
      <w:ins w:id="1024" w:author="Colton Goodrich" w:date="2026-07-09T12:00:00Z">
        <w:r>
          <w:rPr>
            <w:i/>
            <w:color w:val="404040"/>
            <w:sz w:val="18"/>
          </w:rPr>
          <w:t xml:space="preserve">co-registration to airborne-lidar and ICESat-2 control,</w:t>
        </w:r>
      </w:ins>
      <w:r>
        <w:rPr>
          <w:i/>
          <w:color w:val="404040"/>
          <w:sz w:val="18"/>
        </w:rPr>
        <w:t xml:space="preserve"> DEM-of-Difference, per-pixel detection floor, then the O1 (channel), O2 </w:t>
      </w:r>
      <w:del w:id="1025" w:author="Colton Goodrich" w:date="2026-07-09T12:00:00Z">
        <w:r>
          <w:rPr>
            <w:i/>
            <w:color w:val="404040"/>
            <w:sz w:val="18"/>
          </w:rPr>
          <w:delText xml:space="preserve">(valley-floor),</w:delText>
        </w:r>
      </w:del>
      <w:ins w:id="1026" w:author="Colton Goodrich" w:date="2026-07-09T12:00:00Z">
        <w:r>
          <w:rPr>
            <w:i/>
            <w:color w:val="404040"/>
            <w:sz w:val="18"/>
          </w:rPr>
          <w:t xml:space="preserve">(stream-corridor),</w:t>
        </w:r>
      </w:ins>
      <w:r>
        <w:rPr>
          <w:i/>
          <w:color w:val="404040"/>
          <w:sz w:val="18"/>
        </w:rPr>
        <w:t xml:space="preserve"> and O3 (uncertainty) objectives. Method schematic; no results shown.</w:t>
      </w:r>
      <w:commentRangeEnd w:id="94"/>
      <w:r w:rsidR="00B06385">
        <w:rPr>
          <w:rStyle w:val="CommentReference"/>
          <w:i/>
          <w:color w:val="404040"/>
          <w:sz w:val="18"/>
          <w:szCs w:val="22"/>
        </w:rPr>
        <w:commentReference w:id="94"/>
      </w:r>
    </w:p>
    <w:p w14:paraId="59AB53B6" w14:textId="77777777" w:rsidR="00EE4652" w:rsidRDefault="00EE4652" w:rsidP="00EE4652">
      <w:r>
        <w:rPr>
          <w:b/>
          <w:sz w:val="24"/>
        </w:rPr>
        <w:t>Objective 1:</w:t>
      </w:r>
    </w:p>
    <w:p w14:paraId="1CB757F8" w14:textId="77777777" w:rsidR="00EE4652" w:rsidRDefault="00EE4652" w:rsidP="00EE4652">
      <w:pPr>
        <w:pStyle w:val="ListParagraph"/>
        <w:numPr>
          <w:ilvl w:val="0"/>
          <w:numId w:val="5"/>
        </w:numPr>
      </w:pPr>
      <w:commentRangeStart w:id="95"/>
      <w:del w:id="1027" w:author="Colton Goodrich" w:date="2026-07-09T12:00:00Z">
        <w:r>
          <w:delText xml:space="preserve">Compute</w:delText>
        </w:r>
      </w:del>
      <w:ins w:id="1028" w:author="Colton Goodrich" w:date="2026-07-09T12:00:00Z">
        <w:r>
          <w:t xml:space="preserve">Objective 1 tests whether melt energy predicts channel change better than water volume alone. To test it, I measure</w:t>
        </w:r>
      </w:ins>
      <w:r>
        <w:t xml:space="preserve"> each gauged stream's change </w:t>
      </w:r>
      <w:del w:id="1029" w:author="Colton Goodrich" w:date="2026-07-09T12:00:00Z">
        <w:r>
          <w:delText xml:space="preserve">rate. First I</w:delText>
        </w:r>
      </w:del>
      <w:ins w:id="1030" w:author="Colton Goodrich" w:date="2026-07-09T12:00:00Z">
        <w:r>
          <w:t xml:space="preserve">rate:</w:t>
        </w:r>
      </w:ins>
      <w:r>
        <w:t xml:space="preserve"> co-register the two elevation epochs (removing the median vertical offset over stable ground, with an optional ICP refinement), resample </w:t>
      </w:r>
      <w:del w:id="1031" w:author="Colton Goodrich" w:date="2026-07-09T12:00:00Z">
        <w:r>
          <w:delText xml:space="preserve">them </w:delText>
        </w:r>
      </w:del>
      <w:r>
        <w:t xml:space="preserve">to a shared grid, </w:t>
      </w:r>
      <w:del w:id="1032" w:author="Colton Goodrich" w:date="2026-07-09T12:00:00Z">
        <w:r>
          <w:delText xml:space="preserve">and </w:delText>
        </w:r>
      </w:del>
      <w:r>
        <w:t xml:space="preserve">difference </w:t>
      </w:r>
      <w:del w:id="1033" w:author="Colton Goodrich" w:date="2026-07-09T12:00:00Z">
        <w:r>
          <w:delText xml:space="preserve">them. I</w:delText>
        </w:r>
      </w:del>
      <w:ins w:id="1034" w:author="Colton Goodrich" w:date="2026-07-09T12:00:00Z">
        <w:r>
          <w:t xml:space="preserve">them,</w:t>
        </w:r>
      </w:ins>
      <w:r>
        <w:t xml:space="preserve"> keep only pixels whose change clears the detection floor (the per-pixel LOD95 threshold from objective 3), </w:t>
      </w:r>
      <w:del w:id="1035" w:author="Colton Goodrich" w:date="2026-07-09T12:00:00Z">
        <w:r>
          <w:delText xml:space="preserve">sum</w:delText>
        </w:r>
      </w:del>
      <w:ins w:id="1036" w:author="Colton Goodrich" w:date="2026-07-09T12:00:00Z">
        <w:r>
          <w:t xml:space="preserve">and integrate</w:t>
        </w:r>
      </w:ins>
      <w:r>
        <w:t xml:space="preserve"> that change inside the </w:t>
      </w:r>
      <w:del w:id="1037" w:author="Colton Goodrich" w:date="2026-07-09T12:00:00Z">
        <w:r>
          <w:delText xml:space="preserve">stream's </w:delText>
        </w:r>
      </w:del>
      <w:r>
        <w:t xml:space="preserve">channel outline, </w:t>
      </w:r>
      <w:del w:id="1038" w:author="Colton Goodrich" w:date="2026-07-09T12:00:00Z">
        <w:r>
          <w:delText xml:space="preserve">and normalize</w:delText>
        </w:r>
      </w:del>
      <w:ins w:id="1039" w:author="Colton Goodrich" w:date="2026-07-09T12:00:00Z">
        <w:r>
          <w:t xml:space="preserve">normalized</w:t>
        </w:r>
      </w:ins>
      <w:r>
        <w:t xml:space="preserve"> by channel area and years elapsed to a </w:t>
      </w:r>
      <w:del w:id="1040" w:author="Colton Goodrich" w:date="2026-07-09T12:00:00Z">
        <w:r>
          <w:delText xml:space="preserve">specific </w:delText>
        </w:r>
      </w:del>
      <w:r>
        <w:t xml:space="preserve">rate in mm/yr.</w:t>
      </w:r>
    </w:p>
    <w:p w14:paraId="40B67952" w14:textId="77777777" w:rsidR="00EE4652" w:rsidRDefault="00EE4652" w:rsidP="00EE4652">
      <w:pPr>
        <w:pStyle w:val="ListParagraph"/>
        <w:numPr>
          <w:ilvl w:val="0"/>
          <w:numId w:val="5"/>
        </w:numPr>
      </w:pPr>
      <w:r>
        <w:t>Build each stream's driver history from MDV-LTER station records, filling coverage gaps with the ERA5 and AMPS weather models.</w:t>
      </w:r>
    </w:p>
    <w:p w14:paraId="3359096B" w14:textId="77777777" w:rsidR="00EE4652" w:rsidRDefault="00EE4652" w:rsidP="00EE4652">
      <w:pPr>
        <w:pStyle w:val="ListParagraph"/>
        <w:numPr>
          <w:ilvl w:val="0"/>
          <w:numId w:val="5"/>
        </w:numPr>
      </w:pPr>
      <w:r>
        <w:lastRenderedPageBreak/>
        <w:t>Fit two models, a hierarchical regression (grouped by stream) and a random forest. Validate by leave-one-stream-out cross-validation, so every score comes from a stream held out of the fit, and check that the two model families agree.</w:t>
      </w:r>
    </w:p>
    <w:p w14:paraId="79CB2469" w14:textId="77777777" w:rsidR="00EE4652" w:rsidRDefault="00EE4652" w:rsidP="00EE4652">
      <w:pPr>
        <w:pStyle w:val="ListParagraph"/>
        <w:numPr>
          <w:ilvl w:val="0"/>
          <w:numId w:val="5"/>
        </w:numPr>
      </w:pPr>
      <w:r>
        <w:t>Test the melt energy hypothesis against the water volume alternative.</w:t>
      </w:r>
    </w:p>
    <w:p w14:paraId="0140C87C" w14:textId="77777777" w:rsidR="00BE479A" w:rsidRDefault="00BE479A" w:rsidP="00BE479A">
      <w:r>
        <w:rPr>
          <w:b/>
          <w:sz w:val="24"/>
        </w:rPr>
        <w:t>Objective 2:</w:t>
      </w:r>
    </w:p>
    <w:p w14:paraId="2D57E596" w14:textId="77777777" w:rsidR="00BE479A" w:rsidRDefault="00BE479A" w:rsidP="00BE479A">
      <w:pPr>
        <w:pStyle w:val="ListParagraph"/>
        <w:numPr>
          <w:ilvl w:val="0"/>
          <w:numId w:val="6"/>
        </w:numPr>
      </w:pPr>
      <w:r>
        <w:t xml:space="preserve">Apply the objective-3 per-pixel thresholds </w:t>
      </w:r>
      <w:del w:id="1041" w:author="Colton Goodrich" w:date="2026-07-09T12:00:00Z">
        <w:r>
          <w:delText xml:space="preserve">across the whole valley floor</w:delText>
        </w:r>
      </w:del>
      <w:ins w:id="1042" w:author="Colton Goodrich" w:date="2026-07-09T12:00:00Z">
        <w:r>
          <w:t xml:space="preserve">along the stream corridor</w:t>
        </w:r>
      </w:ins>
      <w:r>
        <w:t xml:space="preserve"> and pull out each change patch as a connected group of super-threshold </w:t>
      </w:r>
      <w:del w:id="1043" w:author="Colton Goodrich" w:date="2026-07-09T12:00:00Z">
        <w:r>
          <w:delText xml:space="preserve">pixels. I drop</w:delText>
        </w:r>
      </w:del>
      <w:ins w:id="1044" w:author="Colton Goodrich" w:date="2026-07-09T12:00:00Z">
        <w:r>
          <w:t xml:space="preserve">pixels, dropping</w:t>
        </w:r>
      </w:ins>
      <w:r>
        <w:t xml:space="preserve"> patches below a minimum mapping unit </w:t>
      </w:r>
      <w:del w:id="1045" w:author="Colton Goodrich" w:date="2026-07-09T12:00:00Z">
        <w:r>
          <w:delText xml:space="preserve">(a few pixels) </w:delText>
        </w:r>
      </w:del>
      <w:r>
        <w:t xml:space="preserve">to suppress isolated-pixel </w:t>
      </w:r>
      <w:del w:id="1046" w:author="Colton Goodrich" w:date="2026-07-09T12:00:00Z">
        <w:r>
          <w:delText xml:space="preserve">noise, and screen out near-level standing water, whose apparent change is lake-level rise, not ground change — those go to the lake-margin class and lake-level driver instead.</w:delText>
        </w:r>
      </w:del>
      <w:ins w:id="1047" w:author="Colton Goodrich" w:date="2026-07-09T12:00:00Z">
        <w:r>
          <w:t xml:space="preserve">noise. Bedrock and stable soils flanking the corridor supply the fixed reference used to co-register the sensors, so change is measured against genuinely stable ground.</w:t>
        </w:r>
      </w:ins>
    </w:p>
    <w:p w14:paraId="200F693D" w14:textId="77777777" w:rsidR="00BE479A" w:rsidRDefault="00BE479A" w:rsidP="00BE479A">
      <w:pPr>
        <w:pStyle w:val="ListParagraph"/>
        <w:numPr>
          <w:ilvl w:val="0"/>
          <w:numId w:val="6"/>
        </w:numPr>
      </w:pPr>
      <w:r>
        <w:t>Describe each patch by area, mean elevation change, local slope and aspect, and distance to the nearest channel and lake, then classify it by process type from that signature. I start with rules and fall back to a learned classifier only if they underperform.</w:t>
      </w:r>
    </w:p>
    <w:p w14:paraId="0A44FB8E" w14:textId="77777777" w:rsidR="00BE479A" w:rsidRDefault="00BE479A" w:rsidP="00BE479A">
      <w:pPr>
        <w:pStyle w:val="ListParagraph"/>
        <w:numPr>
          <w:ilvl w:val="0"/>
          <w:numId w:val="6"/>
        </w:numPr>
      </w:pPr>
      <w:r>
        <w:t>Run each type’s rates through the objective 1 driver models and compare.</w:t>
      </w:r>
    </w:p>
    <w:p w14:paraId="13731CC4" w14:textId="77777777" w:rsidR="00BE479A" w:rsidRDefault="000000FA" w:rsidP="00BE479A">
      <w:pPr>
        <w:pStyle w:val="ListParagraph"/>
        <w:numPr>
          <w:ilvl w:val="0"/>
          <w:numId w:val="6"/>
        </w:numPr>
      </w:pPr>
      <w:r>
        <w:t>As mentioned before, I measure the REMA-minus-LiDAR difference over stable ground, model it against slope and aspect, and remove that bias before mixing the two sensors in any differencing.</w:t>
      </w:r>
    </w:p>
    <w:p w14:paraId="42234071" w14:textId="77777777" w:rsidR="000000FA" w:rsidRDefault="000000FA" w:rsidP="000000FA">
      <w:r>
        <w:rPr>
          <w:b/>
          <w:sz w:val="24"/>
        </w:rPr>
        <w:t>Objective 3</w:t>
      </w:r>
    </w:p>
    <w:p w14:paraId="5D6BF7D8" w14:textId="77777777" w:rsidR="000000FA" w:rsidRDefault="000000FA" w:rsidP="000000FA">
      <w:pPr>
        <w:pStyle w:val="ListParagraph"/>
        <w:numPr>
          <w:ilvl w:val="0"/>
          <w:numId w:val="7"/>
        </w:numPr>
      </w:pPr>
      <w:r>
        <w:t>Model the noise as a function of slope, aspect, and sensor pair instead of a single valley-wide value. I bin the stable-ground differences on those variables, take the NMAD in each bin, and fit a smooth surface through the bins so every pixel carries its own LOD95 (= 1.96 x NMAD) threshold.</w:t>
      </w:r>
    </w:p>
    <w:p w14:paraId="120FF1F6" w14:textId="77777777" w:rsidR="000000FA" w:rsidRDefault="000000FA" w:rsidP="000000FA">
      <w:pPr>
        <w:pStyle w:val="ListParagraph"/>
        <w:numPr>
          <w:ilvl w:val="0"/>
          <w:numId w:val="7"/>
        </w:numPr>
      </w:pPr>
      <w:r>
        <w:t>Publish it as a per-pixel threshold map and verify the 5%-on-stable-ground property.</w:t>
      </w:r>
      <w:commentRangeEnd w:id="95"/>
      <w:r w:rsidR="00B06385">
        <w:rPr>
          <w:rStyle w:val="CommentReference"/>
          <w:sz w:val="22"/>
          <w:szCs w:val="22"/>
        </w:rPr>
        <w:commentReference w:id="95"/>
      </w:r>
    </w:p>
    <w:p w14:paraId="08C231B4" w14:textId="77777777" w:rsidR="000000FA" w:rsidRDefault="000000FA" w:rsidP="000000FA">
      <w:r>
        <w:t>Note that all methods use robust statistics, since elevation errors here are heavy-tailed and an ordinary standard deviation would be thrown off by a few blunders. The noise scale throughout is the NMAD (1.4826 times the median absolute deviation from the median). For a single surface the detection floor is LOD95 = 1.96 x NMAD; since a difference subtracts two noisy surfaces, their NMADs add in quadrature, so the differencing floor is 1.96 x sqrt(NMAD1^2 + NMAD2^2), the change that noise alone clears only 5% of the time. Everything (DEMs, channel outlines, driver fields) is reprojected to one common Antarctic polar-stereographic grid (EPSG:3294) first, and the two lidar epochs (2 m and 1 m native) are resampled to a shared cell size before differencing.</w:t>
      </w:r>
    </w:p>
    <w:p w14:paraId="1CF976DF" w14:textId="77777777" w:rsidR="000000FA" w:rsidRPr="002963AF" w:rsidRDefault="003A210A" w:rsidP="000000FA">
      <w:pPr>
        <w:rPr>
          <w:sz w:val="28"/>
        </w:rPr>
      </w:pPr>
      <w:r w:rsidRPr="002963AF">
        <w:rPr>
          <w:b/>
          <w:sz w:val="32"/>
        </w:rPr>
        <w:t>Project Needs:</w:t>
      </w:r>
    </w:p>
    <w:p w14:paraId="2952107F" w14:textId="77777777" w:rsidR="003A210A" w:rsidRDefault="006F1AAD" w:rsidP="000000FA">
      <w:r>
        <w:t>All data is free</w:t>
      </w:r>
      <w:r w:rsidR="003A210A">
        <w:t>ly available, or has been given with permission from the author.</w:t>
      </w:r>
    </w:p>
    <w:tbl>
      <w:tblPr>
        <w:tblStyle w:val="TableGrid"/>
        <w:tblW w:w="0" w:type="auto"/>
        <w:jc w:val="center"/>
        <w:tblLook w:val="04A0" w:firstRow="1" w:lastRow="0" w:firstColumn="1" w:lastColumn="0" w:noHBand="0" w:noVBand="1"/>
      </w:tblPr>
      <w:tblGrid>
        <w:gridCol w:w="3114"/>
        <w:gridCol w:w="3129"/>
        <w:gridCol w:w="3107"/>
      </w:tblGrid>
      <w:tr w:rsidR="003A210A" w14:paraId="48BA5B45" w14:textId="77777777" w:rsidTr="00FE7746">
        <w:trPr>
          <w:jc w:val="center"/>
        </w:trPr>
        <w:tc>
          <w:tcPr>
            <w:tcW w:w="3216" w:type="dxa"/>
            <w:shd w:val="clear" w:color="auto" w:fill="E8E8E8"/>
          </w:tcPr>
          <w:p w14:paraId="4C4F968D" w14:textId="77777777" w:rsidR="003A210A" w:rsidRDefault="003A210A" w:rsidP="00FE7746">
            <w:pPr>
              <w:spacing w:after="20"/>
            </w:pPr>
            <w:r>
              <w:rPr>
                <w:rFonts w:ascii="Calibri" w:hAnsi="Calibri"/>
                <w:b/>
                <w:sz w:val="18"/>
              </w:rPr>
              <w:t>Need</w:t>
            </w:r>
          </w:p>
        </w:tc>
        <w:tc>
          <w:tcPr>
            <w:tcW w:w="3216" w:type="dxa"/>
            <w:shd w:val="clear" w:color="auto" w:fill="E8E8E8"/>
          </w:tcPr>
          <w:p w14:paraId="244F84D4" w14:textId="77777777" w:rsidR="003A210A" w:rsidRDefault="003A210A" w:rsidP="00FE7746">
            <w:pPr>
              <w:spacing w:after="20"/>
            </w:pPr>
            <w:r>
              <w:rPr>
                <w:rFonts w:ascii="Calibri" w:hAnsi="Calibri"/>
                <w:b/>
                <w:sz w:val="18"/>
              </w:rPr>
              <w:t>Source</w:t>
            </w:r>
          </w:p>
        </w:tc>
        <w:tc>
          <w:tcPr>
            <w:tcW w:w="3216" w:type="dxa"/>
            <w:shd w:val="clear" w:color="auto" w:fill="E8E8E8"/>
          </w:tcPr>
          <w:p w14:paraId="19A7782F" w14:textId="77777777" w:rsidR="003A210A" w:rsidRDefault="003A210A" w:rsidP="00FE7746">
            <w:pPr>
              <w:spacing w:after="20"/>
            </w:pPr>
            <w:r>
              <w:rPr>
                <w:rFonts w:ascii="Calibri" w:hAnsi="Calibri"/>
                <w:b/>
                <w:sz w:val="18"/>
              </w:rPr>
              <w:t>Availability</w:t>
            </w:r>
          </w:p>
        </w:tc>
      </w:tr>
      <w:tr w:rsidR="003A210A" w14:paraId="6AFCB321" w14:textId="77777777" w:rsidTr="00FE7746">
        <w:trPr>
          <w:jc w:val="center"/>
        </w:trPr>
        <w:tc>
          <w:tcPr>
            <w:tcW w:w="3216" w:type="dxa"/>
          </w:tcPr>
          <w:p w14:paraId="304C48C0" w14:textId="77777777" w:rsidR="003A210A" w:rsidRDefault="003A210A" w:rsidP="00FE7746">
            <w:pPr>
              <w:spacing w:after="20"/>
            </w:pPr>
            <w:r>
              <w:rPr>
                <w:rFonts w:ascii="Calibri" w:hAnsi="Calibri"/>
                <w:sz w:val="18"/>
              </w:rPr>
              <w:t>2001 airborne lidar DEM (2 m)</w:t>
            </w:r>
          </w:p>
        </w:tc>
        <w:tc>
          <w:tcPr>
            <w:tcW w:w="3216" w:type="dxa"/>
          </w:tcPr>
          <w:p w14:paraId="798FA9B0" w14:textId="77777777" w:rsidR="003A210A" w:rsidRDefault="003A210A" w:rsidP="00FE7746">
            <w:pPr>
              <w:spacing w:after="20"/>
            </w:pPr>
            <w:r>
              <w:rPr>
                <w:rFonts w:ascii="Calibri" w:hAnsi="Calibri"/>
                <w:sz w:val="18"/>
              </w:rPr>
              <w:t>NASA ATM via USGS ScienceBase</w:t>
            </w:r>
          </w:p>
        </w:tc>
        <w:tc>
          <w:tcPr>
            <w:tcW w:w="3216" w:type="dxa"/>
          </w:tcPr>
          <w:p w14:paraId="176DD122" w14:textId="77777777" w:rsidR="003A210A" w:rsidRDefault="003A210A" w:rsidP="00FE7746">
            <w:pPr>
              <w:spacing w:after="20"/>
            </w:pPr>
            <w:r>
              <w:rPr>
                <w:rFonts w:ascii="Calibri" w:hAnsi="Calibri"/>
                <w:sz w:val="18"/>
              </w:rPr>
              <w:t>public, free</w:t>
            </w:r>
          </w:p>
        </w:tc>
      </w:tr>
      <w:tr w:rsidR="003A210A" w14:paraId="13C76F9B" w14:textId="77777777" w:rsidTr="00FE7746">
        <w:trPr>
          <w:jc w:val="center"/>
        </w:trPr>
        <w:tc>
          <w:tcPr>
            <w:tcW w:w="3216" w:type="dxa"/>
          </w:tcPr>
          <w:p w14:paraId="7B70F883" w14:textId="77777777" w:rsidR="003A210A" w:rsidRDefault="003A210A" w:rsidP="00FE7746">
            <w:pPr>
              <w:spacing w:after="20"/>
            </w:pPr>
            <w:r>
              <w:rPr>
                <w:rFonts w:ascii="Calibri" w:hAnsi="Calibri"/>
                <w:sz w:val="18"/>
              </w:rPr>
              <w:t>2014 airborne lidar DEM (1 m) + point cloud</w:t>
            </w:r>
          </w:p>
        </w:tc>
        <w:tc>
          <w:tcPr>
            <w:tcW w:w="3216" w:type="dxa"/>
          </w:tcPr>
          <w:p w14:paraId="37FABFA3" w14:textId="77777777" w:rsidR="003A210A" w:rsidRDefault="003A210A" w:rsidP="00FE7746">
            <w:pPr>
              <w:spacing w:after="20"/>
            </w:pPr>
            <w:r>
              <w:rPr>
                <w:rFonts w:ascii="Calibri" w:hAnsi="Calibri"/>
                <w:sz w:val="18"/>
              </w:rPr>
              <w:t>NCALM via OpenTopography</w:t>
            </w:r>
          </w:p>
        </w:tc>
        <w:tc>
          <w:tcPr>
            <w:tcW w:w="3216" w:type="dxa"/>
          </w:tcPr>
          <w:p w14:paraId="2996A868" w14:textId="77777777" w:rsidR="003A210A" w:rsidRDefault="003A210A" w:rsidP="00FE7746">
            <w:pPr>
              <w:spacing w:after="20"/>
            </w:pPr>
            <w:r>
              <w:rPr>
                <w:rFonts w:ascii="Calibri" w:hAnsi="Calibri"/>
                <w:sz w:val="18"/>
              </w:rPr>
              <w:t>public, free</w:t>
            </w:r>
          </w:p>
        </w:tc>
      </w:tr>
      <w:tr w:rsidR="003A210A" w14:paraId="6D73EC05" w14:textId="77777777" w:rsidTr="00FE7746">
        <w:trPr>
          <w:jc w:val="center"/>
        </w:trPr>
        <w:tc>
          <w:tcPr>
            <w:tcW w:w="3216" w:type="dxa"/>
          </w:tcPr>
          <w:p w14:paraId="65114E45" w14:textId="77777777" w:rsidR="003A210A" w:rsidRDefault="003A210A" w:rsidP="00FE7746">
            <w:pPr>
              <w:spacing w:after="20"/>
            </w:pPr>
            <w:r>
              <w:rPr>
                <w:rFonts w:ascii="Calibri" w:hAnsi="Calibri"/>
                <w:sz w:val="18"/>
              </w:rPr>
              <w:t>REMA satellite DEM (2 m, 2021–23)</w:t>
            </w:r>
          </w:p>
        </w:tc>
        <w:tc>
          <w:tcPr>
            <w:tcW w:w="3216" w:type="dxa"/>
          </w:tcPr>
          <w:p w14:paraId="63F49969" w14:textId="77777777" w:rsidR="003A210A" w:rsidRDefault="003A210A" w:rsidP="00FE7746">
            <w:pPr>
              <w:spacing w:after="20"/>
            </w:pPr>
            <w:r>
              <w:rPr>
                <w:rFonts w:ascii="Calibri" w:hAnsi="Calibri"/>
                <w:sz w:val="18"/>
              </w:rPr>
              <w:t>Polar Geospatial Center / AWS</w:t>
            </w:r>
          </w:p>
        </w:tc>
        <w:tc>
          <w:tcPr>
            <w:tcW w:w="3216" w:type="dxa"/>
          </w:tcPr>
          <w:p w14:paraId="39AE4403" w14:textId="77777777" w:rsidR="003A210A" w:rsidRDefault="003A210A" w:rsidP="00FE7746">
            <w:pPr>
              <w:spacing w:after="20"/>
            </w:pPr>
            <w:r>
              <w:rPr>
                <w:rFonts w:ascii="Calibri" w:hAnsi="Calibri"/>
                <w:sz w:val="18"/>
              </w:rPr>
              <w:t>public, free</w:t>
            </w:r>
          </w:p>
        </w:tc>
      </w:tr>
      <w:tr w:rsidR="003A210A" w14:paraId="422484F2" w14:textId="77777777" w:rsidTr="00FE7746">
        <w:trPr>
          <w:jc w:val="center"/>
        </w:trPr>
        <w:tc>
          <w:tcPr>
            <w:tcW w:w="3216" w:type="dxa"/>
          </w:tcPr>
          <w:p w14:paraId="13328038" w14:textId="77777777" w:rsidR="003A210A" w:rsidRDefault="003A210A" w:rsidP="00FE7746">
            <w:pPr>
              <w:spacing w:after="20"/>
            </w:pPr>
            <w:r>
              <w:rPr>
                <w:rFonts w:ascii="Calibri" w:hAnsi="Calibri"/>
                <w:sz w:val="18"/>
              </w:rPr>
              <w:t>Stream discharge, 21 gauges (daily)</w:t>
            </w:r>
          </w:p>
        </w:tc>
        <w:tc>
          <w:tcPr>
            <w:tcW w:w="3216" w:type="dxa"/>
          </w:tcPr>
          <w:p w14:paraId="136D9653" w14:textId="77777777" w:rsidR="003A210A" w:rsidRDefault="003A210A" w:rsidP="00FE7746">
            <w:pPr>
              <w:spacing w:after="20"/>
            </w:pPr>
            <w:r>
              <w:rPr>
                <w:rFonts w:ascii="Calibri" w:hAnsi="Calibri"/>
                <w:sz w:val="18"/>
              </w:rPr>
              <w:t>MCM-LTER via EDI</w:t>
            </w:r>
          </w:p>
        </w:tc>
        <w:tc>
          <w:tcPr>
            <w:tcW w:w="3216" w:type="dxa"/>
          </w:tcPr>
          <w:p w14:paraId="6E2CA78C" w14:textId="77777777" w:rsidR="003A210A" w:rsidRDefault="003A210A" w:rsidP="00FE7746">
            <w:pPr>
              <w:spacing w:after="20"/>
            </w:pPr>
            <w:r>
              <w:rPr>
                <w:rFonts w:ascii="Calibri" w:hAnsi="Calibri"/>
                <w:sz w:val="18"/>
              </w:rPr>
              <w:t>public, free</w:t>
            </w:r>
          </w:p>
        </w:tc>
      </w:tr>
      <w:tr w:rsidR="003A210A" w14:paraId="3AA8C8DE" w14:textId="77777777" w:rsidTr="00FE7746">
        <w:trPr>
          <w:jc w:val="center"/>
        </w:trPr>
        <w:tc>
          <w:tcPr>
            <w:tcW w:w="3216" w:type="dxa"/>
          </w:tcPr>
          <w:p w14:paraId="0E0CFEBA" w14:textId="77777777" w:rsidR="003A210A" w:rsidRDefault="003A210A" w:rsidP="00FE7746">
            <w:pPr>
              <w:spacing w:after="20"/>
            </w:pPr>
            <w:r>
              <w:rPr>
                <w:rFonts w:ascii="Calibri" w:hAnsi="Calibri"/>
                <w:sz w:val="18"/>
              </w:rPr>
              <w:lastRenderedPageBreak/>
              <w:t>Meteorology, glacier mass balance, soil temperature</w:t>
            </w:r>
          </w:p>
        </w:tc>
        <w:tc>
          <w:tcPr>
            <w:tcW w:w="3216" w:type="dxa"/>
          </w:tcPr>
          <w:p w14:paraId="2394CBA3" w14:textId="77777777" w:rsidR="003A210A" w:rsidRDefault="003A210A" w:rsidP="00FE7746">
            <w:pPr>
              <w:spacing w:after="20"/>
            </w:pPr>
            <w:r>
              <w:rPr>
                <w:rFonts w:ascii="Calibri" w:hAnsi="Calibri"/>
                <w:sz w:val="18"/>
              </w:rPr>
              <w:t>MCM-LTER via EDI</w:t>
            </w:r>
          </w:p>
        </w:tc>
        <w:tc>
          <w:tcPr>
            <w:tcW w:w="3216" w:type="dxa"/>
          </w:tcPr>
          <w:p w14:paraId="1E54EA2F" w14:textId="77777777" w:rsidR="003A210A" w:rsidRDefault="003A210A" w:rsidP="00FE7746">
            <w:pPr>
              <w:spacing w:after="20"/>
            </w:pPr>
            <w:r>
              <w:rPr>
                <w:rFonts w:ascii="Calibri" w:hAnsi="Calibri"/>
                <w:sz w:val="18"/>
              </w:rPr>
              <w:t>public, free</w:t>
            </w:r>
          </w:p>
        </w:tc>
      </w:tr>
      <w:tr w:rsidR="003A210A" w14:paraId="596F9EC5" w14:textId="77777777" w:rsidTr="00FE7746">
        <w:trPr>
          <w:jc w:val="center"/>
        </w:trPr>
        <w:tc>
          <w:tcPr>
            <w:tcW w:w="3216" w:type="dxa"/>
          </w:tcPr>
          <w:p w14:paraId="782EC489" w14:textId="77777777" w:rsidR="003A210A" w:rsidRDefault="003A210A" w:rsidP="00FE7746">
            <w:pPr>
              <w:spacing w:after="20"/>
            </w:pPr>
            <w:r>
              <w:rPr>
                <w:rFonts w:ascii="Calibri" w:hAnsi="Calibri"/>
                <w:sz w:val="18"/>
              </w:rPr>
              <w:t>ERA5 reanalysis; AMPS Antarctic weather model</w:t>
            </w:r>
          </w:p>
        </w:tc>
        <w:tc>
          <w:tcPr>
            <w:tcW w:w="3216" w:type="dxa"/>
          </w:tcPr>
          <w:p w14:paraId="3536BE72" w14:textId="77777777" w:rsidR="003A210A" w:rsidRDefault="003A210A" w:rsidP="00FE7746">
            <w:pPr>
              <w:spacing w:after="20"/>
            </w:pPr>
            <w:r>
              <w:rPr>
                <w:rFonts w:ascii="Calibri" w:hAnsi="Calibri"/>
                <w:sz w:val="18"/>
              </w:rPr>
              <w:t>Copernicus CDS; NCAR GDEX</w:t>
            </w:r>
          </w:p>
        </w:tc>
        <w:tc>
          <w:tcPr>
            <w:tcW w:w="3216" w:type="dxa"/>
          </w:tcPr>
          <w:p w14:paraId="1034ECDD" w14:textId="77777777" w:rsidR="003A210A" w:rsidRDefault="003A210A" w:rsidP="00FE7746">
            <w:pPr>
              <w:spacing w:after="20"/>
            </w:pPr>
            <w:r>
              <w:rPr>
                <w:rFonts w:ascii="Calibri" w:hAnsi="Calibri"/>
                <w:sz w:val="18"/>
              </w:rPr>
              <w:t>public, free</w:t>
            </w:r>
          </w:p>
        </w:tc>
      </w:tr>
      <w:tr w:rsidR="003A210A" w14:paraId="48EF78A9" w14:textId="77777777" w:rsidTr="00FE7746">
        <w:trPr>
          <w:jc w:val="center"/>
        </w:trPr>
        <w:tc>
          <w:tcPr>
            <w:tcW w:w="3216" w:type="dxa"/>
          </w:tcPr>
          <w:p w14:paraId="2A2AC628" w14:textId="77777777" w:rsidR="003A210A" w:rsidRDefault="003A210A" w:rsidP="00FE7746">
            <w:pPr>
              <w:spacing w:after="20"/>
            </w:pPr>
            <w:commentRangeStart w:id="96"/>
            <w:r>
              <w:rPr>
                <w:rFonts w:ascii="Calibri" w:hAnsi="Calibri"/>
                <w:sz w:val="18"/>
              </w:rPr>
              <w:t>Stream channel outlines (labels)</w:t>
            </w:r>
          </w:p>
        </w:tc>
        <w:tc>
          <w:tcPr>
            <w:tcW w:w="3216" w:type="dxa"/>
          </w:tcPr>
          <w:p w14:paraId="4600B729" w14:textId="77777777" w:rsidR="003A210A" w:rsidRDefault="003A210A" w:rsidP="00FE7746">
            <w:pPr>
              <w:spacing w:after="20"/>
            </w:pPr>
            <w:r>
              <w:rPr>
                <w:rFonts w:ascii="Calibri" w:hAnsi="Calibri"/>
                <w:sz w:val="18"/>
              </w:rPr>
              <w:t>MCM-LTER via EDI</w:t>
            </w:r>
          </w:p>
        </w:tc>
        <w:tc>
          <w:tcPr>
            <w:tcW w:w="3216" w:type="dxa"/>
          </w:tcPr>
          <w:p w14:paraId="247F7670" w14:textId="77777777" w:rsidR="003A210A" w:rsidRDefault="003A210A" w:rsidP="00FE7746">
            <w:pPr>
              <w:spacing w:after="20"/>
            </w:pPr>
            <w:r>
              <w:rPr>
                <w:rFonts w:ascii="Calibri" w:hAnsi="Calibri"/>
                <w:sz w:val="18"/>
              </w:rPr>
              <w:t>public, free</w:t>
            </w:r>
            <w:commentRangeEnd w:id="96"/>
            <w:r w:rsidR="00B06385">
              <w:rPr>
                <w:rStyle w:val="CommentReference"/>
                <w:sz w:val="22"/>
                <w:szCs w:val="22"/>
              </w:rPr>
              <w:commentReference w:id="96"/>
            </w:r>
          </w:p>
        </w:tc>
      </w:tr>
      <w:tr w:rsidR="003A210A" w14:paraId="4CFA382B" w14:textId="77777777" w:rsidTr="00FE7746">
        <w:trPr>
          <w:jc w:val="center"/>
        </w:trPr>
        <w:tc>
          <w:tcPr>
            <w:tcW w:w="3216" w:type="dxa"/>
          </w:tcPr>
          <w:p w14:paraId="25F4BA4C" w14:textId="77777777" w:rsidR="003A210A" w:rsidRDefault="003A210A" w:rsidP="00FE7746">
            <w:pPr>
              <w:spacing w:after="20"/>
            </w:pPr>
            <w:r>
              <w:rPr>
                <w:rFonts w:ascii="Calibri" w:hAnsi="Calibri"/>
                <w:sz w:val="18"/>
              </w:rPr>
              <w:t>The prior dissertation's hand-digitized training tiles</w:t>
            </w:r>
          </w:p>
        </w:tc>
        <w:tc>
          <w:tcPr>
            <w:tcW w:w="3216" w:type="dxa"/>
          </w:tcPr>
          <w:p w14:paraId="389BB35A" w14:textId="77777777" w:rsidR="003A210A" w:rsidRDefault="003A210A" w:rsidP="00FE7746">
            <w:pPr>
              <w:spacing w:after="20"/>
            </w:pPr>
            <w:r>
              <w:rPr>
                <w:rFonts w:ascii="Calibri" w:hAnsi="Calibri"/>
                <w:sz w:val="18"/>
              </w:rPr>
              <w:t>dissertation author</w:t>
            </w:r>
          </w:p>
        </w:tc>
        <w:tc>
          <w:tcPr>
            <w:tcW w:w="3216" w:type="dxa"/>
          </w:tcPr>
          <w:p w14:paraId="483C50F2" w14:textId="77777777" w:rsidR="003A210A" w:rsidRDefault="003A210A" w:rsidP="00FE7746">
            <w:pPr>
              <w:spacing w:after="20"/>
            </w:pPr>
            <w:r>
              <w:rPr>
                <w:rFonts w:ascii="Calibri" w:hAnsi="Calibri"/>
                <w:sz w:val="18"/>
              </w:rPr>
              <w:t>acquired directly from the author</w:t>
            </w:r>
          </w:p>
        </w:tc>
      </w:tr>
      <w:tr>
        <w:trPr>
          <w:ins w:id="1064" w:author="Colton Goodrich" w:date="2026-07-09T12:00:00Z"/>
        </w:trPr>
        <w:tc>
          <w:tcPr>
            <w:tcW w:type="dxa" w:w="3114"/>
          </w:tcPr>
          <w:p>
            <w:ins w:id="1065" w:author="Colton Goodrich" w:date="2026-07-09T12:00:00Z">
              <w:r>
                <w:t xml:space="preserve">ICESat-2 elevation (external control)</w:t>
              </w:r>
            </w:ins>
          </w:p>
        </w:tc>
        <w:tc>
          <w:tcPr>
            <w:tcW w:type="dxa" w:w="3129"/>
          </w:tcPr>
          <w:p>
            <w:ins w:id="1066" w:author="Colton Goodrich" w:date="2026-07-09T12:00:00Z">
              <w:r>
                <w:t xml:space="preserve">NASA NSIDC DAAC</w:t>
              </w:r>
            </w:ins>
          </w:p>
        </w:tc>
        <w:tc>
          <w:tcPr>
            <w:tcW w:type="dxa" w:w="3107"/>
          </w:tcPr>
          <w:p>
            <w:ins w:id="1067" w:author="Colton Goodrich" w:date="2026-07-09T12:00:00Z">
              <w:r>
                <w:t xml:space="preserve">public, free</w:t>
              </w:r>
            </w:ins>
          </w:p>
        </w:tc>
      </w:tr>
    </w:tbl>
    <w:p w14:paraId="3649A4CF" w14:textId="77777777" w:rsidR="003A210A" w:rsidRDefault="003A210A" w:rsidP="000000FA"/>
    <w:p w14:paraId="42447536" w14:textId="77777777" w:rsidR="003A210A" w:rsidRDefault="003A210A" w:rsidP="000000FA">
      <w:r>
        <w:t>Labels. The detector needs training examples. The gold-standard set — the dissertation author's hand-digitized tiles — has been requested and acquired directly.</w:t>
      </w:r>
    </w:p>
    <w:p w14:paraId="5751748E" w14:textId="77777777" w:rsidR="003A210A" w:rsidRDefault="003A210A" w:rsidP="000000FA">
      <w:r>
        <w:rPr>
          <w:b/>
          <w:sz w:val="24"/>
        </w:rPr>
        <w:t>Computing</w:t>
      </w:r>
    </w:p>
    <w:p w14:paraId="6AF1408D" w14:textId="77777777" w:rsidR="003A210A" w:rsidRDefault="003A210A" w:rsidP="000000FA">
      <w:commentRangeStart w:id="97"/>
      <w:r>
        <w:t xml:space="preserve">A single workstation GPU trains the segmentation </w:t>
      </w:r>
      <w:del w:id="1048" w:author="Colton Goodrich" w:date="2026-07-09T12:00:00Z">
        <w:r>
          <w:delText xml:space="preserve">models;</w:delText>
        </w:r>
      </w:del>
      <w:ins w:id="1049" w:author="Colton Goodrich" w:date="2026-07-09T12:00:00Z">
        <w:r>
          <w:t xml:space="preserve">models, and</w:t>
        </w:r>
      </w:ins>
      <w:r>
        <w:t xml:space="preserve"> the elevation processing is CPU-bound and modest. </w:t>
      </w:r>
      <w:del w:id="1050" w:author="Colton Goodrich" w:date="2026-07-09T12:00:00Z">
        <w:r>
          <w:delText xml:space="preserve">No supercomputer allocation is required. Full-valley raster</w:delText>
        </w:r>
      </w:del>
      <w:ins w:id="1051" w:author="Colton Goodrich" w:date="2026-07-09T12:00:00Z">
        <w:r>
          <w:t xml:space="preserve">Free access to the host institution's high-performance computing cluster is available for any heavier batch processing, though the project does not depend on it. Raster</w:t>
        </w:r>
      </w:ins>
      <w:r>
        <w:t xml:space="preserve"> stacks reach tens of gigabytes and need only local </w:t>
      </w:r>
      <w:del w:id="1052" w:author="Colton Goodrich" w:date="2026-07-09T12:00:00Z">
        <w:r>
          <w:delText xml:space="preserve">storage, not specialized infrastructure.</w:delText>
        </w:r>
      </w:del>
      <w:ins w:id="1053" w:author="Colton Goodrich" w:date="2026-07-09T12:00:00Z">
        <w:r>
          <w:t xml:space="preserve">storage.</w:t>
        </w:r>
      </w:ins>
      <w:commentRangeEnd w:id="97"/>
      <w:r w:rsidR="00335823">
        <w:rPr>
          <w:rStyle w:val="CommentReference"/>
          <w:sz w:val="22"/>
          <w:szCs w:val="22"/>
        </w:rPr>
        <w:commentReference w:id="97"/>
      </w:r>
    </w:p>
    <w:p w14:paraId="444660AD" w14:textId="77777777" w:rsidR="003A210A" w:rsidRDefault="003A210A" w:rsidP="000000FA">
      <w:r>
        <w:rPr>
          <w:b/>
          <w:sz w:val="24"/>
        </w:rPr>
        <w:t>Skills and Mentoring</w:t>
      </w:r>
    </w:p>
    <w:p w14:paraId="5AF7A5A3" w14:textId="77777777" w:rsidR="003A210A" w:rsidRDefault="006D0A32" w:rsidP="000000FA">
      <w:r>
        <w:t>The researcher has built terrain-segmentation and change-detection pipelines on non-Antarctic data but is new to Antarctic hydrology and hierarchical statistical modeling. Coursework and mentorship are detailed elsewhere.</w:t>
      </w:r>
    </w:p>
    <w:p w14:paraId="699A416B" w14:textId="77777777" w:rsidR="00D830E3" w:rsidRDefault="00D830E3" w:rsidP="000000FA">
      <w:del w:id="1054" w:author="Colton Goodrich" w:date="2026-07-09T12:00:00Z">
        <w:r>
          <w:rPr>
            <w:b/>
            <w:sz w:val="24"/>
          </w:rPr>
          <w:delText xml:space="preserve">Community Contact</w:delText>
        </w:r>
      </w:del>
      <w:ins w:id="1055" w:author="Colton Goodrich" w:date="2026-07-09T12:00:00Z">
        <w:r>
          <w:rPr>
            <w:b/>
            <w:sz w:val="24"/>
          </w:rPr>
          <w:t xml:space="preserve">Dissemination</w:t>
        </w:r>
      </w:ins>
    </w:p>
    <w:p w14:paraId="5DCC9297" w14:textId="77777777" w:rsidR="00D830E3" w:rsidRDefault="00D830E3" w:rsidP="000000FA">
      <w:commentRangeStart w:id="98"/>
      <w:del w:id="1056" w:author="Colton Goodrich" w:date="2026-07-09T12:00:00Z">
        <w:r>
          <w:delText xml:space="preserve">The dissertation author has been contacted and is responsive. Continued cooperation helps but is not vital: every analysis</w:delText>
        </w:r>
      </w:del>
      <w:ins w:id="1057" w:author="Colton Goodrich" w:date="2026-07-09T12:00:00Z">
        <w:r>
          <w:t xml:space="preserve">Results will reach the cryosphere community through presentations at AGU and polar-science meetings and through open-access publications and archived data products with DOIs. Because the analysis relies only on public data, it</w:t>
        </w:r>
      </w:ins>
      <w:r>
        <w:t xml:space="preserve"> can proceed </w:t>
      </w:r>
      <w:del w:id="1058" w:author="Colton Goodrich" w:date="2026-07-09T12:00:00Z">
        <w:r>
          <w:delText xml:space="preserve">from public data.</w:delText>
        </w:r>
      </w:del>
      <w:ins w:id="1059" w:author="Colton Goodrich" w:date="2026-07-09T12:00:00Z">
        <w:r>
          <w:t xml:space="preserve">independently.</w:t>
        </w:r>
      </w:ins>
      <w:commentRangeEnd w:id="98"/>
      <w:r w:rsidR="00335823">
        <w:rPr>
          <w:rStyle w:val="CommentReference"/>
          <w:sz w:val="22"/>
          <w:szCs w:val="22"/>
        </w:rPr>
        <w:commentReference w:id="98"/>
      </w:r>
    </w:p>
    <w:p w14:paraId="0C209A34" w14:textId="77777777" w:rsidR="00D830E3" w:rsidRPr="002963AF" w:rsidRDefault="00D830E3" w:rsidP="000000FA">
      <w:pPr>
        <w:rPr>
          <w:sz w:val="28"/>
        </w:rPr>
      </w:pPr>
      <w:r w:rsidRPr="002963AF">
        <w:rPr>
          <w:b/>
          <w:sz w:val="32"/>
        </w:rPr>
        <w:t>Assessment</w:t>
      </w:r>
    </w:p>
    <w:p w14:paraId="59C86D38" w14:textId="77777777" w:rsidR="00D830E3" w:rsidRDefault="00D830E3" w:rsidP="000000FA">
      <w:r>
        <w:t>Several things could go wrong and yield bad or incomplete results.</w:t>
      </w:r>
    </w:p>
    <w:p w14:paraId="7912DD40" w14:textId="77777777" w:rsidR="00D830E3" w:rsidRDefault="00D830E3" w:rsidP="000000FA">
      <w:r>
        <w:rPr>
          <w:b/>
          <w:sz w:val="24"/>
        </w:rPr>
        <w:t>Attribution Signal</w:t>
      </w:r>
    </w:p>
    <w:p w14:paraId="63BECD45" w14:textId="77777777" w:rsidR="00D830E3" w:rsidRDefault="00D830E3" w:rsidP="000000FA">
      <w:r>
        <w:t>The signal may be weak. With roughly 20 gauged streams and only 3 epochs, the sample is small. If no driver clearly outperforms another, the deliverable becomes a rigorous null result with calibrated uncertainty — useful, if less exciting. The risk is to impact, not feasibility.</w:t>
      </w:r>
    </w:p>
    <w:p w14:paraId="29D5B4FF" w14:textId="77777777" w:rsidR="0085463E" w:rsidRDefault="0085463E" w:rsidP="000000FA">
      <w:r>
        <w:rPr>
          <w:b/>
          <w:sz w:val="24"/>
        </w:rPr>
        <w:t>Gauge Records</w:t>
      </w:r>
    </w:p>
    <w:p w14:paraId="068D67D1" w14:textId="77777777" w:rsidR="0085463E" w:rsidRDefault="0085463E" w:rsidP="000000FA">
      <w:r>
        <w:t>Gauge records are patchy after 2015. Stream gauging in the MDVs declined, and some streams have only a few dozen recorded days in the satellite epoch. This is why objective 1 leans on modeled melt energy rather than gauges alone — though it means the discharge side of the hypothesis is weakest in the most recent period.</w:t>
      </w:r>
    </w:p>
    <w:p w14:paraId="79D473D8" w14:textId="77777777" w:rsidR="00AD6B13" w:rsidRDefault="00AD6B13" w:rsidP="000000FA">
      <w:r>
        <w:rPr>
          <w:b/>
          <w:sz w:val="24"/>
        </w:rPr>
        <w:t>Satellite Coverage</w:t>
      </w:r>
    </w:p>
    <w:p w14:paraId="666D2B24" w14:textId="77777777" w:rsidR="00AD6B13" w:rsidRDefault="00AD6B13" w:rsidP="000000FA">
      <w:r>
        <w:t>Coverage is uneven. REMA quality varies by location and date. Taylor Valley has the best three-epoch coverage and will anchor the acceleration claims; other valleys may support only two.</w:t>
      </w:r>
    </w:p>
    <w:p w14:paraId="051CDFB8" w14:textId="77777777" w:rsidR="00AD6B13" w:rsidRDefault="00C05D32" w:rsidP="000000FA">
      <w:r>
        <w:rPr>
          <w:b/>
          <w:sz w:val="24"/>
        </w:rPr>
        <w:t>Change Scale</w:t>
      </w:r>
    </w:p>
    <w:p w14:paraId="3FBF4EF1" w14:textId="77777777" w:rsidR="00C05D32" w:rsidRDefault="00C05D32" w:rsidP="000000FA">
      <w:r>
        <w:t xml:space="preserve">Outside the channels, change may be too small to detect. The valley floors change slowly, so much of the surface may sit below our detection threshold. If so, objective 2 </w:t>
      </w:r>
      <w:del w:id="1060" w:author="Colton Goodrich" w:date="2026-07-09T12:00:00Z">
        <w:r>
          <w:delText xml:space="preserve">narrows back to in-channel change and the landscape-wide result is reported accordingly.</w:delText>
        </w:r>
      </w:del>
      <w:ins w:id="1061" w:author="Colton Goodrich" w:date="2026-07-09T12:00:00Z">
        <w:r>
          <w:t xml:space="preserve">stays tight to the channel and its immediate margins, and results are reported at that scope.</w:t>
        </w:r>
      </w:ins>
    </w:p>
    <w:p w14:paraId="294436C3" w14:textId="77777777" w:rsidR="00C728D4" w:rsidRDefault="003146FF" w:rsidP="000000FA">
      <w:r>
        <w:t>Even so, the proposal is worth doing. The MDV streams are the most direct, measurable climate response in one of Earth's most stable landscapes, and the data — two LiDAR epochs, a satellite record, and LTER station records — already exist and are free.</w:t>
      </w:r>
    </w:p>
    <w:p w14:paraId="38F5AE0F" w14:textId="77777777" w:rsidR="00C315DC" w:rsidRDefault="00C315DC" w:rsidP="000000FA"/>
    <w:p w14:paraId="44233969" w14:textId="77777777" w:rsidR="00C315DC" w:rsidRDefault="00C315DC" w:rsidP="000000FA"/>
    <w:p w14:paraId="165E4152" w14:textId="77777777" w:rsidR="003146FF" w:rsidRDefault="003146FF" w:rsidP="000000FA">
      <w:r>
        <w:rPr>
          <w:b/>
          <w:sz w:val="24"/>
        </w:rPr>
        <w:t>Timeline</w:t>
      </w:r>
    </w:p>
    <w:tbl>
      <w:tblPr>
        <w:tblStyle w:val="TableGrid"/>
        <w:tblW w:w="0" w:type="auto"/>
        <w:jc w:val="center"/>
        <w:tblLook w:val="04A0" w:firstRow="1" w:lastRow="0" w:firstColumn="1" w:lastColumn="0" w:noHBand="0" w:noVBand="1"/>
      </w:tblPr>
      <w:tblGrid>
        <w:gridCol w:w="3102"/>
        <w:gridCol w:w="3126"/>
        <w:gridCol w:w="3122"/>
      </w:tblGrid>
      <w:tr w:rsidR="003146FF" w14:paraId="79EE63D4" w14:textId="77777777" w:rsidTr="00FE7746">
        <w:trPr>
          <w:jc w:val="center"/>
        </w:trPr>
        <w:tc>
          <w:tcPr>
            <w:tcW w:w="3216" w:type="dxa"/>
            <w:shd w:val="clear" w:color="auto" w:fill="E8E8E8"/>
          </w:tcPr>
          <w:p w14:paraId="38FCA7E7" w14:textId="77777777" w:rsidR="003146FF" w:rsidRDefault="003146FF" w:rsidP="00FE7746">
            <w:pPr>
              <w:spacing w:after="20"/>
            </w:pPr>
            <w:r>
              <w:rPr>
                <w:rFonts w:ascii="Calibri" w:hAnsi="Calibri"/>
                <w:b/>
                <w:sz w:val="18"/>
              </w:rPr>
              <w:t>Period</w:t>
            </w:r>
          </w:p>
        </w:tc>
        <w:tc>
          <w:tcPr>
            <w:tcW w:w="3216" w:type="dxa"/>
            <w:shd w:val="clear" w:color="auto" w:fill="E8E8E8"/>
          </w:tcPr>
          <w:p w14:paraId="4FC21CD6" w14:textId="77777777" w:rsidR="003146FF" w:rsidRDefault="003146FF" w:rsidP="00FE7746">
            <w:pPr>
              <w:spacing w:after="20"/>
            </w:pPr>
            <w:r>
              <w:rPr>
                <w:rFonts w:ascii="Calibri" w:hAnsi="Calibri"/>
                <w:b/>
                <w:sz w:val="18"/>
              </w:rPr>
              <w:t>Work</w:t>
            </w:r>
          </w:p>
        </w:tc>
        <w:tc>
          <w:tcPr>
            <w:tcW w:w="3216" w:type="dxa"/>
            <w:shd w:val="clear" w:color="auto" w:fill="E8E8E8"/>
          </w:tcPr>
          <w:p w14:paraId="64D9285D" w14:textId="77777777" w:rsidR="003146FF" w:rsidRDefault="003146FF" w:rsidP="00FE7746">
            <w:pPr>
              <w:spacing w:after="20"/>
            </w:pPr>
            <w:r>
              <w:rPr>
                <w:rFonts w:ascii="Calibri" w:hAnsi="Calibri"/>
                <w:b/>
                <w:sz w:val="18"/>
              </w:rPr>
              <w:t>Deliverable</w:t>
            </w:r>
          </w:p>
        </w:tc>
      </w:tr>
      <w:tr w:rsidR="003146FF" w14:paraId="4BAF2AE1" w14:textId="77777777" w:rsidTr="00FE7746">
        <w:trPr>
          <w:jc w:val="center"/>
        </w:trPr>
        <w:tc>
          <w:tcPr>
            <w:tcW w:w="3216" w:type="dxa"/>
          </w:tcPr>
          <w:p w14:paraId="4978B95F" w14:textId="77777777" w:rsidR="003146FF" w:rsidRDefault="003146FF" w:rsidP="00FE7746">
            <w:pPr>
              <w:spacing w:after="20"/>
            </w:pPr>
            <w:r>
              <w:rPr>
                <w:rFonts w:ascii="Calibri" w:hAnsi="Calibri"/>
                <w:sz w:val="18"/>
              </w:rPr>
              <w:t>Stage  1</w:t>
            </w:r>
          </w:p>
        </w:tc>
        <w:tc>
          <w:tcPr>
            <w:tcW w:w="3216" w:type="dxa"/>
          </w:tcPr>
          <w:p w14:paraId="376C4701" w14:textId="77777777" w:rsidR="003146FF" w:rsidRDefault="003146FF" w:rsidP="00FE7746">
            <w:pPr>
              <w:spacing w:after="20"/>
            </w:pPr>
            <w:r>
              <w:rPr>
                <w:rFonts w:ascii="Calibri" w:hAnsi="Calibri"/>
                <w:sz w:val="18"/>
              </w:rPr>
              <w:t>Rebuild the change-detection chain from public data; harmonize driver records per stream; secure or rebuild training labels; first attribution model (Taylor Valley)</w:t>
            </w:r>
          </w:p>
        </w:tc>
        <w:tc>
          <w:tcPr>
            <w:tcW w:w="3216" w:type="dxa"/>
          </w:tcPr>
          <w:p w14:paraId="4FECD4DE" w14:textId="77777777" w:rsidR="003146FF" w:rsidRDefault="003146FF" w:rsidP="00FE7746">
            <w:pPr>
              <w:spacing w:after="20"/>
            </w:pPr>
            <w:r>
              <w:rPr>
                <w:rFonts w:ascii="Calibri" w:hAnsi="Calibri"/>
                <w:sz w:val="18"/>
              </w:rPr>
              <w:t>Attribution manuscript drafted; labeled training set archived</w:t>
            </w:r>
          </w:p>
        </w:tc>
      </w:tr>
      <w:tr w:rsidR="003146FF" w14:paraId="0DADFB14" w14:textId="77777777" w:rsidTr="00FE7746">
        <w:trPr>
          <w:jc w:val="center"/>
        </w:trPr>
        <w:tc>
          <w:tcPr>
            <w:tcW w:w="3216" w:type="dxa"/>
          </w:tcPr>
          <w:p w14:paraId="1A0CD89A" w14:textId="77777777" w:rsidR="003146FF" w:rsidRDefault="003146FF" w:rsidP="00FE7746">
            <w:pPr>
              <w:spacing w:after="20"/>
            </w:pPr>
            <w:r>
              <w:rPr>
                <w:rFonts w:ascii="Calibri" w:hAnsi="Calibri"/>
                <w:sz w:val="18"/>
              </w:rPr>
              <w:t>Stage 2</w:t>
            </w:r>
          </w:p>
        </w:tc>
        <w:tc>
          <w:tcPr>
            <w:tcW w:w="3216" w:type="dxa"/>
          </w:tcPr>
          <w:p w14:paraId="79DE3DC5" w14:textId="77777777" w:rsidR="003146FF" w:rsidRDefault="003146FF" w:rsidP="00FE7746">
            <w:pPr>
              <w:spacing w:after="20"/>
            </w:pPr>
            <w:del w:id="1062" w:author="Colton Goodrich" w:date="2026-07-09T12:00:00Z">
              <w:r>
                <w:rPr>
                  <w:rFonts w:ascii="Calibri" w:hAnsi="Calibri"/>
                  <w:sz w:val="18"/>
                </w:rPr>
                <w:delText xml:space="preserve">Landscape-wide change detection + process-type classification</w:delText>
              </w:r>
            </w:del>
            <w:ins w:id="1063" w:author="Colton Goodrich" w:date="2026-07-09T12:00:00Z">
              <w:r>
                <w:rPr>
                  <w:rFonts w:ascii="Calibri" w:hAnsi="Calibri"/>
                  <w:sz w:val="18"/>
                </w:rPr>
                <w:t xml:space="preserve">Stream-corridor process attribution</w:t>
              </w:r>
            </w:ins>
            <w:r>
              <w:rPr>
                <w:rFonts w:ascii="Calibri" w:hAnsi="Calibri"/>
                <w:sz w:val="18"/>
              </w:rPr>
              <w:t xml:space="preserve"> (O2), gated by the O3 thresholds; driver tests per change type; sensor-disagreement correction</w:t>
            </w:r>
          </w:p>
        </w:tc>
        <w:tc>
          <w:tcPr>
            <w:tcW w:w="3216" w:type="dxa"/>
          </w:tcPr>
          <w:p w14:paraId="5DF4A6C0" w14:textId="77777777" w:rsidR="003146FF" w:rsidRDefault="003146FF" w:rsidP="00FE7746">
            <w:pPr>
              <w:spacing w:after="20"/>
            </w:pPr>
            <w:r>
              <w:rPr>
                <w:rFonts w:ascii="Calibri" w:hAnsi="Calibri"/>
                <w:sz w:val="18"/>
              </w:rPr>
              <w:t>Process-classification paper; AGU presentation</w:t>
            </w:r>
          </w:p>
        </w:tc>
      </w:tr>
      <w:tr w:rsidR="003146FF" w14:paraId="15627666" w14:textId="77777777" w:rsidTr="00FE7746">
        <w:trPr>
          <w:jc w:val="center"/>
        </w:trPr>
        <w:tc>
          <w:tcPr>
            <w:tcW w:w="3216" w:type="dxa"/>
          </w:tcPr>
          <w:p w14:paraId="6685F43F" w14:textId="77777777" w:rsidR="003146FF" w:rsidRDefault="003146FF" w:rsidP="00FE7746">
            <w:pPr>
              <w:spacing w:after="20"/>
            </w:pPr>
            <w:r>
              <w:rPr>
                <w:rFonts w:ascii="Calibri" w:hAnsi="Calibri"/>
                <w:sz w:val="18"/>
              </w:rPr>
              <w:t>Stage 3</w:t>
            </w:r>
          </w:p>
        </w:tc>
        <w:tc>
          <w:tcPr>
            <w:tcW w:w="3216" w:type="dxa"/>
          </w:tcPr>
          <w:p w14:paraId="3BF807C1" w14:textId="77777777" w:rsidR="003146FF" w:rsidRDefault="003146FF" w:rsidP="00FE7746">
            <w:pPr>
              <w:spacing w:after="20"/>
            </w:pPr>
            <w:r>
              <w:rPr>
                <w:rFonts w:ascii="Calibri" w:hAnsi="Calibri"/>
                <w:sz w:val="18"/>
              </w:rPr>
              <w:t>Per-pixel calibrated-uncertainty product; three-epoch acceleration analysis; extension beyond Taylor Valley where REMA supports it; synthesis</w:t>
            </w:r>
          </w:p>
        </w:tc>
        <w:tc>
          <w:tcPr>
            <w:tcW w:w="3216" w:type="dxa"/>
          </w:tcPr>
          <w:p w14:paraId="354E3C0C" w14:textId="77777777" w:rsidR="003146FF" w:rsidRDefault="003146FF" w:rsidP="00FE7746">
            <w:pPr>
              <w:spacing w:after="20"/>
            </w:pPr>
            <w:r>
              <w:rPr>
                <w:rFonts w:ascii="Calibri" w:hAnsi="Calibri"/>
                <w:sz w:val="18"/>
              </w:rPr>
              <w:t>Synthesis paper; public data products with DOIs</w:t>
            </w:r>
          </w:p>
        </w:tc>
      </w:tr>
    </w:tbl>
    <w:p w14:paraId="7D64D8F4" w14:textId="77777777" w:rsidR="003146FF" w:rsidRPr="002963AF" w:rsidRDefault="003146FF" w:rsidP="000000FA">
      <w:pPr>
        <w:rPr>
          <w:sz w:val="28"/>
        </w:rPr>
      </w:pPr>
    </w:p>
    <w:p w14:paraId="20E407CC" w14:textId="77777777" w:rsidR="003146FF" w:rsidRDefault="003146FF" w:rsidP="003146FF">
      <w:pPr>
        <w:spacing w:after="120"/>
        <w:rPr>
          <w:rFonts w:ascii="Calibri" w:hAnsi="Calibri"/>
        </w:rPr>
      </w:pPr>
      <w:r w:rsidRPr="002963AF">
        <w:rPr>
          <w:b/>
          <w:sz w:val="32"/>
        </w:rPr>
        <w:t>Data Management and Open Science</w:t>
      </w:r>
      <w:r>
        <w:br/>
      </w:r>
      <w:r>
        <w:rPr>
          <w:rFonts w:ascii="Calibri" w:hAnsi="Calibri"/>
        </w:rPr>
        <w:t>All inputs are public and cited to source (NASA ATM, NCALM/OpenTopography, PGC REMA, MCM-LTER/EDI, Copernicus ERA5, AMPS/GDEX). All derived products — change rasters, process-classified change maps, per-stream rate tables, uncertainty layers, channel outlines, and processing code — will be released open-access with DOIs (Zenodo / EDI). Heavy regenerable rasters stay out of version control; scripts, tables, and figures are tracked. Products carry explicit coordinate-system, method, and uncertainty metadata.</w:t>
      </w:r>
    </w:p>
    <w:p w14:paraId="670BDA06" w14:textId="77777777" w:rsidR="003146FF" w:rsidRPr="002963AF" w:rsidRDefault="003146FF" w:rsidP="003146FF">
      <w:pPr>
        <w:spacing w:before="140" w:after="60"/>
        <w:rPr>
          <w:rFonts w:ascii="Calibri" w:hAnsi="Calibri"/>
          <w:sz w:val="28"/>
        </w:rPr>
      </w:pPr>
      <w:r w:rsidRPr="002963AF">
        <w:rPr>
          <w:rFonts w:ascii="Calibri" w:hAnsi="Calibri"/>
          <w:b/>
          <w:sz w:val="32"/>
        </w:rPr>
        <w:t>References</w:t>
      </w:r>
    </w:p>
    <w:p w14:paraId="4CB80BDE" w14:textId="77777777" w:rsidR="003146FF" w:rsidRDefault="003146FF" w:rsidP="003146FF">
      <w:pPr>
        <w:spacing w:after="120"/>
      </w:pPr>
      <w:r>
        <w:rPr>
          <w:rFonts w:ascii="Calibri" w:hAnsi="Calibri"/>
        </w:rPr>
        <w:t>[1] Barlow, M. C. (2026). A Comprehensive Spatial Analysis of Stream Boundary and Geomorphological Change Detection: McMurdo Dry Valleys, Antarctica. PhD Dissertation.</w:t>
      </w:r>
      <w:r>
        <w:rPr>
          <w:rFonts w:ascii="Calibri" w:hAnsi="Calibri"/>
          <w:i/>
        </w:rPr>
      </w:r>
      <w:r>
        <w:rPr>
          <w:rFonts w:ascii="Calibri" w:hAnsi="Calibri"/>
        </w:rPr>
      </w:r>
    </w:p>
    <w:p w14:paraId="4BAC2EDF" w14:textId="77777777" w:rsidR="003146FF" w:rsidRDefault="003146FF" w:rsidP="003146FF">
      <w:pPr>
        <w:spacing w:after="120"/>
      </w:pPr>
      <w:r>
        <w:rPr>
          <w:rFonts w:ascii="Calibri" w:hAnsi="Calibri"/>
        </w:rPr>
        <w:t xml:space="preserve">[2] Barlow, M. C., Zhu, X., &amp; Glennie, C. L. (2022). Stream Boundary Detection of a Hyper-Arid, Polar Region Using a U-Net Architecture: Taylor Valley, Antarctica. </w:t>
      </w:r>
      <w:r>
        <w:rPr>
          <w:rFonts w:ascii="Calibri" w:hAnsi="Calibri"/>
          <w:i/>
        </w:rPr>
        <w:t>Remote Sensing</w:t>
      </w:r>
      <w:r>
        <w:rPr>
          <w:rFonts w:ascii="Calibri" w:hAnsi="Calibri"/>
        </w:rPr>
        <w:t xml:space="preserve"> 14(1):234.</w:t>
      </w:r>
    </w:p>
    <w:p w14:paraId="278EF815" w14:textId="77777777" w:rsidR="003146FF" w:rsidRDefault="003146FF" w:rsidP="003146FF">
      <w:pPr>
        <w:spacing w:after="120"/>
      </w:pPr>
      <w:r>
        <w:rPr>
          <w:rFonts w:ascii="Calibri" w:hAnsi="Calibri"/>
        </w:rPr>
        <w:t xml:space="preserve">[3] Höhle, J., &amp; Höhle, M. (2009). Accuracy assessment of digital elevation models by means of robust statistical methods. </w:t>
      </w:r>
      <w:r>
        <w:rPr>
          <w:rFonts w:ascii="Calibri" w:hAnsi="Calibri"/>
          <w:i/>
        </w:rPr>
        <w:t>ISPRS J. Photogramm. Remote Sens.</w:t>
      </w:r>
      <w:r>
        <w:rPr>
          <w:rFonts w:ascii="Calibri" w:hAnsi="Calibri"/>
        </w:rPr>
        <w:t xml:space="preserve"> 64(4):398–406.</w:t>
      </w:r>
    </w:p>
    <w:p w14:paraId="32CFF3A7" w14:textId="77777777" w:rsidR="003146FF" w:rsidRDefault="003146FF" w:rsidP="003146FF">
      <w:pPr>
        <w:spacing w:after="120"/>
      </w:pPr>
      <w:r>
        <w:rPr>
          <w:rFonts w:ascii="Calibri" w:hAnsi="Calibri"/>
        </w:rPr>
        <w:lastRenderedPageBreak/>
        <w:t xml:space="preserve">[4] Howat, I. M., et al. (2019). The Reference Elevation Model of Antarctica (REMA). </w:t>
      </w:r>
      <w:r>
        <w:rPr>
          <w:rFonts w:ascii="Calibri" w:hAnsi="Calibri"/>
          <w:i/>
        </w:rPr>
        <w:t>The Cryosphere</w:t>
      </w:r>
      <w:r>
        <w:rPr>
          <w:rFonts w:ascii="Calibri" w:hAnsi="Calibri"/>
        </w:rPr>
        <w:t xml:space="preserve"> 13:665–674.</w:t>
      </w:r>
    </w:p>
    <w:p w14:paraId="6EC32615" w14:textId="77777777" w:rsidR="003146FF" w:rsidRDefault="003146FF" w:rsidP="003146FF">
      <w:pPr>
        <w:spacing w:after="120"/>
      </w:pPr>
      <w:r>
        <w:rPr>
          <w:rFonts w:ascii="Calibri" w:hAnsi="Calibri"/>
        </w:rPr>
        <w:t xml:space="preserve">[5] Ronneberger, O., Fischer, P., &amp; Brox, T. (2015). U-Net: Convolutional Networks for Biomedical Image Segmentation. </w:t>
      </w:r>
      <w:r>
        <w:rPr>
          <w:rFonts w:ascii="Calibri" w:hAnsi="Calibri"/>
          <w:i/>
        </w:rPr>
        <w:t>MICCAI</w:t>
      </w:r>
      <w:r>
        <w:rPr>
          <w:rFonts w:ascii="Calibri" w:hAnsi="Calibri"/>
        </w:rPr>
        <w:t xml:space="preserve"> 234–241.</w:t>
      </w:r>
    </w:p>
    <w:p w14:paraId="4F98DA5B" w14:textId="77777777" w:rsidR="003146FF" w:rsidRDefault="003146FF" w:rsidP="003146FF">
      <w:pPr>
        <w:spacing w:after="120"/>
      </w:pPr>
      <w:r>
        <w:rPr>
          <w:rFonts w:ascii="Calibri" w:hAnsi="Calibri"/>
        </w:rPr>
        <w:t xml:space="preserve">[6] McMurdo Dry Valleys LTER. Stream, meteorology, glacier, and soil datasets. Environmental Data Initiative (EDI), </w:t>
      </w:r>
      <w:r>
        <w:t>knb-lter-mcm.*</w:t>
      </w:r>
      <w:r>
        <w:rPr>
          <w:rFonts w:ascii="Calibri" w:hAnsi="Calibri"/>
        </w:rPr>
        <w:t>.</w:t>
      </w:r>
    </w:p>
    <w:p w14:paraId="35FDB019" w14:textId="77777777" w:rsidR="00D830E3" w:rsidRDefault="003146FF" w:rsidP="00C315DC">
      <w:pPr>
        <w:spacing w:after="120"/>
      </w:pPr>
      <w:r>
        <w:rPr>
          <w:rFonts w:ascii="Calibri" w:hAnsi="Calibri"/>
        </w:rPr>
        <w:t xml:space="preserve">[7] Hersbach, H., et al. (2020). The ERA5 global reanalysis. </w:t>
      </w:r>
      <w:r>
        <w:rPr>
          <w:rFonts w:ascii="Calibri" w:hAnsi="Calibri"/>
          <w:i/>
        </w:rPr>
        <w:t>Q. J. R. Meteorol. Soc.</w:t>
      </w:r>
      <w:r>
        <w:rPr>
          <w:rFonts w:ascii="Calibri" w:hAnsi="Calibri"/>
        </w:rPr>
        <w:t xml:space="preserve"> 146:1999–2049.</w:t>
      </w:r>
    </w:p>
    <w:p w14:paraId="35FDB019" w14:textId="77777777" w:rsidR="00D830E3" w:rsidRDefault="003146FF" w:rsidP="00C315DC">
      <w:pPr>
        <w:spacing w:after="120"/>
      </w:pPr>
      <w:r>
        <w:rPr>
          <w:rFonts w:ascii="Calibri" w:hAnsi="Calibri"/>
        </w:rPr>
        <w:t>[8] Schenk, T., Csatho, B., Ahn, Y., Yoon, T., Shin, S. W., &amp; Huh, K. I. (2004). DEM generation from the Antarctic LiDAR data: Site report. US Geological Survey.</w:t>
      </w:r>
      <w:r>
        <w:rPr>
          <w:rFonts w:ascii="Calibri" w:hAnsi="Calibri"/>
          <w:i/>
        </w:rPr>
      </w:r>
      <w:r>
        <w:rPr>
          <w:rFonts w:ascii="Calibri" w:hAnsi="Calibri"/>
        </w:rPr>
      </w:r>
    </w:p>
    <w:p w14:paraId="35FDB019" w14:textId="77777777" w:rsidR="00D830E3" w:rsidRDefault="003146FF" w:rsidP="00C315DC">
      <w:pPr>
        <w:spacing w:after="120"/>
      </w:pPr>
      <w:r>
        <w:rPr>
          <w:rFonts w:ascii="Calibri" w:hAnsi="Calibri"/>
        </w:rPr>
        <w:t>[9] Fountain, A. G., et al. (1999). Physical controls on the Taylor Valley ecosystem, Antarctica. BioScience 49(12):961-971.</w:t>
      </w:r>
      <w:r>
        <w:rPr>
          <w:rFonts w:ascii="Calibri" w:hAnsi="Calibri"/>
          <w:i/>
        </w:rPr>
      </w:r>
      <w:r>
        <w:rPr>
          <w:rFonts w:ascii="Calibri" w:hAnsi="Calibri"/>
        </w:rPr>
      </w:r>
    </w:p>
    <w:p w14:paraId="602A54A2" w14:textId="77777777" w:rsidR="00504EDB" w:rsidRDefault="00504EDB" w:rsidP="00504EDB">
      <w:pPr>
        <w:pStyle w:val="Default"/>
        <w:rPr/>
      </w:pPr>
    </w:p>
    <w:sectPr w:rsidR="00504ED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7" w:author="Craig Glennie" w:date="2026-07-08T19:18:00Z" w:initials="CG">
    <w:p w14:paraId="42DB2C3E" w14:textId="77777777" w:rsidR="003131C9" w:rsidRDefault="003131C9" w:rsidP="003131C9">
      <w:r>
        <w:rPr>
          <w:rStyle w:val="CommentReference"/>
        </w:rPr>
        <w:annotationRef/>
      </w:r>
      <w:r>
        <w:rPr>
          <w:sz w:val="20"/>
          <w:szCs w:val="20"/>
        </w:rPr>
        <w:t>I don't think this is well supported.  I think focusing on stream channels is fine - you don't need to bring the rest of the valleys into the equation.</w:t>
      </w:r>
    </w:p>
  </w:comment>
  <w:comment w:id="80" w:author="Craig Glennie" w:date="2026-07-08T19:39:00Z" w:initials="CG">
    <w:p w14:paraId="3AF30051" w14:textId="77777777" w:rsidR="00B06385" w:rsidRDefault="00B06385" w:rsidP="00B06385">
      <w:r>
        <w:rPr>
          <w:rStyle w:val="CommentReference"/>
        </w:rPr>
        <w:annotationRef/>
      </w:r>
      <w:r>
        <w:rPr>
          <w:sz w:val="20"/>
          <w:szCs w:val="20"/>
        </w:rPr>
        <w:t>What is the source of all this data?</w:t>
      </w:r>
    </w:p>
  </w:comment>
  <w:comment w:id="92" w:author="Craig Glennie" w:date="2026-07-08T19:36:00Z" w:initials="CG">
    <w:p w14:paraId="56E0FEBE" w14:textId="77777777" w:rsidR="00B06385" w:rsidRDefault="00B06385" w:rsidP="00B06385">
      <w:r>
        <w:rPr>
          <w:rStyle w:val="CommentReference"/>
        </w:rPr>
        <w:annotationRef/>
      </w:r>
      <w:r>
        <w:rPr>
          <w:sz w:val="20"/>
          <w:szCs w:val="20"/>
        </w:rPr>
        <w:t>Again.  Be careful with this one.  You need to have stable areas to georeference the REMA DEMs - if you assume everything is moving then you can't do this.</w:t>
      </w:r>
    </w:p>
  </w:comment>
  <w:comment w:id="93" w:author="Craig Glennie" w:date="2026-07-08T19:37:00Z" w:initials="CG">
    <w:p w14:paraId="50853E91" w14:textId="77777777" w:rsidR="00B06385" w:rsidRDefault="00B06385" w:rsidP="00B06385">
      <w:r>
        <w:rPr>
          <w:rStyle w:val="CommentReference"/>
        </w:rPr>
        <w:annotationRef/>
      </w:r>
      <w:r>
        <w:rPr>
          <w:sz w:val="20"/>
          <w:szCs w:val="20"/>
        </w:rPr>
        <w:t>Relying too much on the dissertation for background.  Explain this as an objective without stating that it was a deficiency of the dissertation.</w:t>
      </w:r>
    </w:p>
    <w:p w14:paraId="22BE1160" w14:textId="77777777" w:rsidR="00B06385" w:rsidRDefault="00B06385" w:rsidP="00B06385"/>
    <w:p w14:paraId="5BDBC21D" w14:textId="77777777" w:rsidR="00B06385" w:rsidRDefault="00B06385" w:rsidP="00B06385">
      <w:r>
        <w:rPr>
          <w:sz w:val="20"/>
          <w:szCs w:val="20"/>
        </w:rPr>
        <w:t>You want to show that you are doing something new - not correcting the errors or shortcomings in some else's work.</w:t>
      </w:r>
    </w:p>
  </w:comment>
  <w:comment w:id="94" w:author="Craig Glennie" w:date="2026-07-08T19:39:00Z" w:initials="CG">
    <w:p w14:paraId="7FD84550" w14:textId="77777777" w:rsidR="00B06385" w:rsidRDefault="00B06385" w:rsidP="00B06385">
      <w:r>
        <w:rPr>
          <w:rStyle w:val="CommentReference"/>
        </w:rPr>
        <w:annotationRef/>
      </w:r>
      <w:r>
        <w:rPr>
          <w:sz w:val="20"/>
          <w:szCs w:val="20"/>
        </w:rPr>
        <w:t xml:space="preserve">You have NCALM lidar data here, but haven't mentioned it previously.  </w:t>
      </w:r>
    </w:p>
    <w:p w14:paraId="26E8019B" w14:textId="77777777" w:rsidR="00B06385" w:rsidRDefault="00B06385" w:rsidP="00B06385"/>
    <w:p w14:paraId="4B3ADC4A" w14:textId="77777777" w:rsidR="00B06385" w:rsidRDefault="00B06385" w:rsidP="00B06385">
      <w:r>
        <w:rPr>
          <w:sz w:val="20"/>
          <w:szCs w:val="20"/>
        </w:rPr>
        <w:t>Work ICESat-2 into this figure - you need to use current NASA instruments to show NASA relevance.</w:t>
      </w:r>
    </w:p>
  </w:comment>
  <w:comment w:id="95" w:author="Craig Glennie" w:date="2026-07-08T19:41:00Z" w:initials="CG">
    <w:p w14:paraId="5D2B74BB" w14:textId="77777777" w:rsidR="00B06385" w:rsidRDefault="00B06385" w:rsidP="00B06385">
      <w:r>
        <w:rPr>
          <w:rStyle w:val="CommentReference"/>
        </w:rPr>
        <w:annotationRef/>
      </w:r>
      <w:r>
        <w:rPr>
          <w:sz w:val="20"/>
          <w:szCs w:val="20"/>
        </w:rPr>
        <w:t>This step by step process indicates that it is easy to do and really doesn't require research.  You need to reformulate this more generally and ideally as hypotheses.</w:t>
      </w:r>
    </w:p>
  </w:comment>
  <w:comment w:id="96" w:author="Craig Glennie" w:date="2026-07-08T19:41:00Z" w:initials="CG">
    <w:p w14:paraId="2815AA70" w14:textId="77777777" w:rsidR="00B06385" w:rsidRDefault="00B06385" w:rsidP="00B06385">
      <w:r>
        <w:rPr>
          <w:rStyle w:val="CommentReference"/>
        </w:rPr>
        <w:annotationRef/>
      </w:r>
      <w:r>
        <w:rPr>
          <w:sz w:val="20"/>
          <w:szCs w:val="20"/>
        </w:rPr>
        <w:t>This needs more NASA data in it - even it is only tangential to the analysis.</w:t>
      </w:r>
    </w:p>
  </w:comment>
  <w:comment w:id="97" w:author="Craig Glennie" w:date="2026-07-08T19:42:00Z" w:initials="CG">
    <w:p w14:paraId="06BA7F9F" w14:textId="77777777" w:rsidR="00335823" w:rsidRDefault="00335823" w:rsidP="00335823">
      <w:r>
        <w:rPr>
          <w:rStyle w:val="CommentReference"/>
        </w:rPr>
        <w:annotationRef/>
      </w:r>
      <w:r>
        <w:rPr>
          <w:sz w:val="20"/>
          <w:szCs w:val="20"/>
        </w:rPr>
        <w:t>Mention free access to the UH high performance computing resources.</w:t>
      </w:r>
    </w:p>
  </w:comment>
  <w:comment w:id="98" w:author="Craig Glennie" w:date="2026-07-08T19:43:00Z" w:initials="CG">
    <w:p w14:paraId="0A164EE6" w14:textId="77777777" w:rsidR="00335823" w:rsidRDefault="00335823" w:rsidP="00335823">
      <w:r>
        <w:rPr>
          <w:rStyle w:val="CommentReference"/>
        </w:rPr>
        <w:annotationRef/>
      </w:r>
      <w:r>
        <w:rPr>
          <w:sz w:val="20"/>
          <w:szCs w:val="20"/>
        </w:rPr>
        <w:t>This is more about disseminating your work - presenting in conferences like AGU.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DB2C3E" w15:done="0"/>
  <w15:commentEx w15:paraId="3AF30051" w15:done="0"/>
  <w15:commentEx w15:paraId="56E0FEBE" w15:done="0"/>
  <w15:commentEx w15:paraId="5BDBC21D" w15:done="0"/>
  <w15:commentEx w15:paraId="4B3ADC4A" w15:done="0"/>
  <w15:commentEx w15:paraId="5D2B74BB" w15:done="0"/>
  <w15:commentEx w15:paraId="2815AA70" w15:done="0"/>
  <w15:commentEx w15:paraId="06BA7F9F" w15:done="0"/>
  <w15:commentEx w15:paraId="0A164EE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C50491" w16cex:dateUtc="2026-07-09T00:18:00Z"/>
  <w16cex:commentExtensible w16cex:durableId="6DFE7B04" w16cex:dateUtc="2026-07-09T00:39:00Z"/>
  <w16cex:commentExtensible w16cex:durableId="6D5D3E52" w16cex:dateUtc="2026-07-09T00:36:00Z"/>
  <w16cex:commentExtensible w16cex:durableId="611E5C2B" w16cex:dateUtc="2026-07-09T00:37:00Z"/>
  <w16cex:commentExtensible w16cex:durableId="1D900B36" w16cex:dateUtc="2026-07-09T00:39:00Z"/>
  <w16cex:commentExtensible w16cex:durableId="7F8C14AE" w16cex:dateUtc="2026-07-09T00:41:00Z"/>
  <w16cex:commentExtensible w16cex:durableId="640EAFC5" w16cex:dateUtc="2026-07-09T00:41:00Z"/>
  <w16cex:commentExtensible w16cex:durableId="6719C462" w16cex:dateUtc="2026-07-09T00:42:00Z"/>
  <w16cex:commentExtensible w16cex:durableId="46F9A7AC" w16cex:dateUtc="2026-07-09T00: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DB2C3E" w16cid:durableId="40C50491"/>
  <w16cid:commentId w16cid:paraId="3AF30051" w16cid:durableId="6DFE7B04"/>
  <w16cid:commentId w16cid:paraId="56E0FEBE" w16cid:durableId="6D5D3E52"/>
  <w16cid:commentId w16cid:paraId="5BDBC21D" w16cid:durableId="611E5C2B"/>
  <w16cid:commentId w16cid:paraId="4B3ADC4A" w16cid:durableId="1D900B36"/>
  <w16cid:commentId w16cid:paraId="5D2B74BB" w16cid:durableId="7F8C14AE"/>
  <w16cid:commentId w16cid:paraId="2815AA70" w16cid:durableId="640EAFC5"/>
  <w16cid:commentId w16cid:paraId="06BA7F9F" w16cid:durableId="6719C462"/>
  <w16cid:commentId w16cid:paraId="0A164EE6" w16cid:durableId="46F9A7A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C597B"/>
    <w:multiLevelType w:val="hybridMultilevel"/>
    <w:tmpl w:val="230270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9956CE"/>
    <w:multiLevelType w:val="hybridMultilevel"/>
    <w:tmpl w:val="067AE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17630A"/>
    <w:multiLevelType w:val="hybridMultilevel"/>
    <w:tmpl w:val="7E166ED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C4477C"/>
    <w:multiLevelType w:val="hybridMultilevel"/>
    <w:tmpl w:val="0BE6C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7121B91"/>
    <w:multiLevelType w:val="hybridMultilevel"/>
    <w:tmpl w:val="0574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D62215"/>
    <w:multiLevelType w:val="hybridMultilevel"/>
    <w:tmpl w:val="22744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6B756DE"/>
    <w:multiLevelType w:val="hybridMultilevel"/>
    <w:tmpl w:val="C21EA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8259250">
    <w:abstractNumId w:val="1"/>
  </w:num>
  <w:num w:numId="2" w16cid:durableId="1834028155">
    <w:abstractNumId w:val="5"/>
  </w:num>
  <w:num w:numId="3" w16cid:durableId="955480393">
    <w:abstractNumId w:val="2"/>
  </w:num>
  <w:num w:numId="4" w16cid:durableId="160388019">
    <w:abstractNumId w:val="3"/>
  </w:num>
  <w:num w:numId="5" w16cid:durableId="386225640">
    <w:abstractNumId w:val="6"/>
  </w:num>
  <w:num w:numId="6" w16cid:durableId="1808663101">
    <w:abstractNumId w:val="4"/>
  </w:num>
  <w:num w:numId="7" w16cid:durableId="203183653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raig Glennie">
    <w15:presenceInfo w15:providerId="Windows Live" w15:userId="2ac5bc603104b5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69F"/>
    <w:rsid w:val="000000FA"/>
    <w:rsid w:val="000B2E60"/>
    <w:rsid w:val="001D269F"/>
    <w:rsid w:val="002963AF"/>
    <w:rsid w:val="003131C9"/>
    <w:rsid w:val="003146FF"/>
    <w:rsid w:val="00335823"/>
    <w:rsid w:val="00387636"/>
    <w:rsid w:val="003A210A"/>
    <w:rsid w:val="00504EDB"/>
    <w:rsid w:val="005E16C2"/>
    <w:rsid w:val="00627337"/>
    <w:rsid w:val="0064217E"/>
    <w:rsid w:val="006A5D79"/>
    <w:rsid w:val="006D0A32"/>
    <w:rsid w:val="006F1AAD"/>
    <w:rsid w:val="00734BA2"/>
    <w:rsid w:val="008261D8"/>
    <w:rsid w:val="0085463E"/>
    <w:rsid w:val="00887D0E"/>
    <w:rsid w:val="008A785F"/>
    <w:rsid w:val="0096607A"/>
    <w:rsid w:val="00AD6B13"/>
    <w:rsid w:val="00B06385"/>
    <w:rsid w:val="00BC2DC4"/>
    <w:rsid w:val="00BE479A"/>
    <w:rsid w:val="00C05D32"/>
    <w:rsid w:val="00C315DC"/>
    <w:rsid w:val="00C728D4"/>
    <w:rsid w:val="00C777BB"/>
    <w:rsid w:val="00D06D25"/>
    <w:rsid w:val="00D830E3"/>
    <w:rsid w:val="00ED4F0D"/>
    <w:rsid w:val="00ED5E8F"/>
    <w:rsid w:val="00EE46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A7C7A"/>
  <w15:chartTrackingRefBased/>
  <w15:docId w15:val="{4E87621B-BBEB-47CD-8EA6-1F5BA17CE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5E8F"/>
    <w:pPr>
      <w:ind w:left="720"/>
      <w:contextualSpacing/>
    </w:pPr>
  </w:style>
  <w:style w:type="table" w:styleId="TableGrid">
    <w:name w:val="Table Grid"/>
    <w:basedOn w:val="TableNormal"/>
    <w:uiPriority w:val="59"/>
    <w:rsid w:val="003A210A"/>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BC2DC4"/>
    <w:pPr>
      <w:spacing w:after="0" w:line="240" w:lineRule="auto"/>
    </w:pPr>
  </w:style>
  <w:style w:type="character" w:styleId="CommentReference">
    <w:name w:val="annotation reference"/>
    <w:basedOn w:val="DefaultParagraphFont"/>
    <w:uiPriority w:val="99"/>
    <w:semiHidden/>
    <w:unhideWhenUsed/>
    <w:rsid w:val="003131C9"/>
    <w:rPr>
      <w:sz w:val="16"/>
      <w:szCs w:val="16"/>
    </w:rPr>
  </w:style>
  <w:style w:type="paragraph" w:styleId="CommentText">
    <w:name w:val="annotation text"/>
    <w:basedOn w:val="Normal"/>
    <w:link w:val="CommentTextChar"/>
    <w:uiPriority w:val="99"/>
    <w:semiHidden/>
    <w:unhideWhenUsed/>
    <w:rsid w:val="003131C9"/>
    <w:pPr>
      <w:spacing w:line="240" w:lineRule="auto"/>
    </w:pPr>
    <w:rPr>
      <w:sz w:val="20"/>
      <w:szCs w:val="20"/>
    </w:rPr>
  </w:style>
  <w:style w:type="character" w:customStyle="1" w:styleId="CommentTextChar">
    <w:name w:val="Comment Text Char"/>
    <w:basedOn w:val="DefaultParagraphFont"/>
    <w:link w:val="CommentText"/>
    <w:uiPriority w:val="99"/>
    <w:semiHidden/>
    <w:rsid w:val="003131C9"/>
    <w:rPr>
      <w:sz w:val="20"/>
      <w:szCs w:val="20"/>
    </w:rPr>
  </w:style>
  <w:style w:type="paragraph" w:styleId="CommentSubject">
    <w:name w:val="annotation subject"/>
    <w:basedOn w:val="CommentText"/>
    <w:next w:val="CommentText"/>
    <w:link w:val="CommentSubjectChar"/>
    <w:uiPriority w:val="99"/>
    <w:semiHidden/>
    <w:unhideWhenUsed/>
    <w:rsid w:val="003131C9"/>
    <w:rPr>
      <w:b/>
      <w:bCs/>
    </w:rPr>
  </w:style>
  <w:style w:type="character" w:customStyle="1" w:styleId="CommentSubjectChar">
    <w:name w:val="Comment Subject Char"/>
    <w:basedOn w:val="CommentTextChar"/>
    <w:link w:val="CommentSubject"/>
    <w:uiPriority w:val="99"/>
    <w:semiHidden/>
    <w:rsid w:val="003131C9"/>
    <w:rPr>
      <w:b/>
      <w:bCs/>
      <w:sz w:val="20"/>
      <w:szCs w:val="20"/>
    </w:rPr>
  </w:style>
  <w:style w:type="paragraph" w:customStyle="1" w:styleId="Default">
    <w:name w:val="Default"/>
    <w:rsid w:val="00504EDB"/>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settings" Target="setting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2.png"/><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428</TotalTime>
  <Pages>7</Pages>
  <Words>2094</Words>
  <Characters>11937</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Craig Glennie</cp:lastModifiedBy>
  <cp:revision>17</cp:revision>
  <dcterms:created xsi:type="dcterms:W3CDTF">2026-07-06T13:13:00Z</dcterms:created>
  <dcterms:modified xsi:type="dcterms:W3CDTF">2026-07-09T00:43:00Z</dcterms:modified>
</cp:coreProperties>
</file>